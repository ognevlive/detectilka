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29FB36" w14:textId="77777777" w:rsidR="0067767E" w:rsidRPr="00C63021" w:rsidRDefault="0067767E" w:rsidP="0067767E">
      <w:pPr>
        <w:tabs>
          <w:tab w:val="left" w:pos="5670"/>
        </w:tabs>
        <w:rPr>
          <w:rFonts w:cstheme="minorHAnsi"/>
        </w:rPr>
        <w:sectPr w:rsidR="0067767E" w:rsidRPr="00C63021" w:rsidSect="00D46507">
          <w:headerReference w:type="first" r:id="rId12"/>
          <w:footerReference w:type="first" r:id="rId13"/>
          <w:pgSz w:w="11906" w:h="16838" w:code="9"/>
          <w:pgMar w:top="1440" w:right="1800" w:bottom="1440" w:left="1800" w:header="0" w:footer="0" w:gutter="0"/>
          <w:pgNumType w:start="1"/>
          <w:cols w:space="720"/>
          <w:titlePg/>
          <w:docGrid w:linePitch="299"/>
        </w:sect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29FC05" wp14:editId="4529FC06">
                <wp:simplePos x="0" y="0"/>
                <wp:positionH relativeFrom="column">
                  <wp:posOffset>-850265</wp:posOffset>
                </wp:positionH>
                <wp:positionV relativeFrom="page">
                  <wp:posOffset>3988435</wp:posOffset>
                </wp:positionV>
                <wp:extent cx="6898640" cy="1819275"/>
                <wp:effectExtent l="0" t="0" r="0" b="9525"/>
                <wp:wrapNone/>
                <wp:docPr id="3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8640" cy="1819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29FC51" w14:textId="455D746B" w:rsidR="0067767E" w:rsidRPr="00A1251E" w:rsidRDefault="00A1251E" w:rsidP="00085FCB">
                            <w:pPr>
                              <w:pStyle w:val="BodyText3"/>
                              <w:jc w:val="center"/>
                              <w:rPr>
                                <w:color w:val="1F497D" w:themeColor="text2"/>
                                <w:sz w:val="96"/>
                                <w:szCs w:val="96"/>
                                <w:rtl/>
                              </w:rPr>
                            </w:pPr>
                            <w:r w:rsidRPr="00A1251E">
                              <w:rPr>
                                <w:rFonts w:hint="cs"/>
                                <w:color w:val="1F497D" w:themeColor="text2"/>
                                <w:sz w:val="96"/>
                                <w:szCs w:val="96"/>
                                <w:rtl/>
                              </w:rPr>
                              <w:t>النفاذ الموحد على بوابة يس</w:t>
                            </w:r>
                            <w:r w:rsidR="00B34AFA">
                              <w:rPr>
                                <w:rFonts w:hint="cs"/>
                                <w:color w:val="1F497D" w:themeColor="text2"/>
                                <w:sz w:val="96"/>
                                <w:szCs w:val="96"/>
                                <w:rtl/>
                              </w:rPr>
                              <w:t>ّ</w:t>
                            </w:r>
                            <w:r w:rsidRPr="00A1251E">
                              <w:rPr>
                                <w:rFonts w:hint="cs"/>
                                <w:color w:val="1F497D" w:themeColor="text2"/>
                                <w:sz w:val="96"/>
                                <w:szCs w:val="96"/>
                                <w:rtl/>
                              </w:rPr>
                              <w:t xml:space="preserve">ر </w:t>
                            </w:r>
                          </w:p>
                          <w:p w14:paraId="683B622D" w14:textId="4C8ABE1D" w:rsidR="00A1251E" w:rsidRPr="00A1251E" w:rsidRDefault="00A1251E" w:rsidP="00085FCB">
                            <w:pPr>
                              <w:pStyle w:val="BodyText3"/>
                              <w:jc w:val="center"/>
                              <w:rPr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 w:rsidRPr="00A1251E">
                              <w:rPr>
                                <w:rFonts w:hint="cs"/>
                                <w:color w:val="1F497D" w:themeColor="text2"/>
                                <w:sz w:val="72"/>
                                <w:szCs w:val="72"/>
                                <w:rtl/>
                              </w:rPr>
                              <w:t>دليل المستخدم</w:t>
                            </w:r>
                          </w:p>
                          <w:p w14:paraId="4529FC52" w14:textId="77777777" w:rsidR="0067767E" w:rsidRDefault="0067767E" w:rsidP="0067767E">
                            <w:pPr>
                              <w:pStyle w:val="BodyText3"/>
                              <w:jc w:val="center"/>
                              <w:rPr>
                                <w:color w:val="1F497D" w:themeColor="text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66.95pt;margin-top:314.05pt;width:543.2pt;height:14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6zMtgIAALs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" filled="f" stroked="f">
                <v:textbox>
                  <w:txbxContent>
                    <w:p w14:paraId="4529FC51" w14:textId="455D746B" w:rsidR="0067767E" w:rsidRPr="00A1251E" w:rsidRDefault="00A1251E" w:rsidP="00085FCB">
                      <w:pPr>
                        <w:pStyle w:val="BodyText3"/>
                        <w:jc w:val="center"/>
                        <w:rPr>
                          <w:color w:val="1F497D" w:themeColor="text2"/>
                          <w:sz w:val="96"/>
                          <w:szCs w:val="96"/>
                          <w:rtl/>
                        </w:rPr>
                      </w:pPr>
                      <w:r w:rsidRPr="00A1251E">
                        <w:rPr>
                          <w:rFonts w:hint="cs"/>
                          <w:color w:val="1F497D" w:themeColor="text2"/>
                          <w:sz w:val="96"/>
                          <w:szCs w:val="96"/>
                          <w:rtl/>
                        </w:rPr>
                        <w:t>النفاذ الموحد على بوابة يس</w:t>
                      </w:r>
                      <w:r w:rsidR="00B34AFA">
                        <w:rPr>
                          <w:rFonts w:hint="cs"/>
                          <w:color w:val="1F497D" w:themeColor="text2"/>
                          <w:sz w:val="96"/>
                          <w:szCs w:val="96"/>
                          <w:rtl/>
                        </w:rPr>
                        <w:t>ّ</w:t>
                      </w:r>
                      <w:r w:rsidRPr="00A1251E">
                        <w:rPr>
                          <w:rFonts w:hint="cs"/>
                          <w:color w:val="1F497D" w:themeColor="text2"/>
                          <w:sz w:val="96"/>
                          <w:szCs w:val="96"/>
                          <w:rtl/>
                        </w:rPr>
                        <w:t xml:space="preserve">ر </w:t>
                      </w:r>
                    </w:p>
                    <w:p w14:paraId="683B622D" w14:textId="4C8ABE1D" w:rsidR="00A1251E" w:rsidRPr="00A1251E" w:rsidRDefault="00A1251E" w:rsidP="00085FCB">
                      <w:pPr>
                        <w:pStyle w:val="BodyText3"/>
                        <w:jc w:val="center"/>
                        <w:rPr>
                          <w:color w:val="1F497D" w:themeColor="text2"/>
                          <w:sz w:val="72"/>
                          <w:szCs w:val="72"/>
                        </w:rPr>
                      </w:pPr>
                      <w:r w:rsidRPr="00A1251E">
                        <w:rPr>
                          <w:rFonts w:hint="cs"/>
                          <w:color w:val="1F497D" w:themeColor="text2"/>
                          <w:sz w:val="72"/>
                          <w:szCs w:val="72"/>
                          <w:rtl/>
                        </w:rPr>
                        <w:t>دليل المستخدم</w:t>
                      </w:r>
                    </w:p>
                    <w:p w14:paraId="4529FC52" w14:textId="77777777" w:rsidR="0067767E" w:rsidRDefault="0067767E" w:rsidP="0067767E">
                      <w:pPr>
                        <w:pStyle w:val="BodyText3"/>
                        <w:jc w:val="center"/>
                        <w:rPr>
                          <w:color w:val="1F497D" w:themeColor="text2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200B95">
        <w:rPr>
          <w:rFonts w:cs="Times New Roman"/>
          <w:noProof/>
          <w:rtl/>
        </w:rPr>
        <w:drawing>
          <wp:anchor distT="0" distB="0" distL="114300" distR="114300" simplePos="0" relativeHeight="251665408" behindDoc="1" locked="0" layoutInCell="1" allowOverlap="1" wp14:anchorId="4529FC07" wp14:editId="4529FC08">
            <wp:simplePos x="0" y="0"/>
            <wp:positionH relativeFrom="column">
              <wp:posOffset>1429385</wp:posOffset>
            </wp:positionH>
            <wp:positionV relativeFrom="paragraph">
              <wp:posOffset>-8841105</wp:posOffset>
            </wp:positionV>
            <wp:extent cx="2078355" cy="898525"/>
            <wp:effectExtent l="0" t="0" r="0" b="0"/>
            <wp:wrapNone/>
            <wp:docPr id="46" name="Picture 15" descr="eg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gov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89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00B95">
        <w:rPr>
          <w:rFonts w:cs="Times New Roman"/>
          <w:noProof/>
          <w:rtl/>
        </w:rPr>
        <w:drawing>
          <wp:anchor distT="0" distB="0" distL="114300" distR="114300" simplePos="0" relativeHeight="251667456" behindDoc="1" locked="0" layoutInCell="1" allowOverlap="1" wp14:anchorId="4529FC09" wp14:editId="4529FC0A">
            <wp:simplePos x="0" y="0"/>
            <wp:positionH relativeFrom="column">
              <wp:posOffset>1434465</wp:posOffset>
            </wp:positionH>
            <wp:positionV relativeFrom="paragraph">
              <wp:posOffset>-10078720</wp:posOffset>
            </wp:positionV>
            <wp:extent cx="2181860" cy="822960"/>
            <wp:effectExtent l="0" t="0" r="8890" b="0"/>
            <wp:wrapTight wrapText="bothSides">
              <wp:wrapPolygon edited="0">
                <wp:start x="0" y="0"/>
                <wp:lineTo x="0" y="21000"/>
                <wp:lineTo x="21499" y="21000"/>
                <wp:lineTo x="21499" y="0"/>
                <wp:lineTo x="0" y="0"/>
              </wp:wrapPolygon>
            </wp:wrapTight>
            <wp:docPr id="48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2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29FC0B" wp14:editId="4529FC0C">
                <wp:simplePos x="0" y="0"/>
                <wp:positionH relativeFrom="column">
                  <wp:posOffset>4352925</wp:posOffset>
                </wp:positionH>
                <wp:positionV relativeFrom="page">
                  <wp:posOffset>9620250</wp:posOffset>
                </wp:positionV>
                <wp:extent cx="1696720" cy="59309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6720" cy="593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29FC53" w14:textId="77777777" w:rsidR="0067767E" w:rsidRDefault="0067767E" w:rsidP="0067767E">
                            <w:pPr>
                              <w:pStyle w:val="Garde1"/>
                              <w:pBdr>
                                <w:left w:val="single" w:sz="12" w:space="31" w:color="00004C"/>
                              </w:pBdr>
                              <w:tabs>
                                <w:tab w:val="clear" w:pos="1552"/>
                              </w:tabs>
                              <w:ind w:right="0"/>
                              <w:jc w:val="left"/>
                              <w:rPr>
                                <w:rFonts w:cs="Arial"/>
                                <w:i w:val="0"/>
                                <w:color w:val="00004C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i w:val="0"/>
                                <w:color w:val="00004C"/>
                                <w:sz w:val="20"/>
                              </w:rPr>
                              <w:t xml:space="preserve">Version </w:t>
                            </w:r>
                            <w:r w:rsidR="00356358">
                              <w:fldChar w:fldCharType="begin"/>
                            </w:r>
                            <w:r w:rsidR="00356358">
                              <w:instrText xml:space="preserve"> DOCPROPERTY "version" \* MERGEFORMAT </w:instrText>
                            </w:r>
                            <w:r w:rsidR="00356358">
                              <w:fldChar w:fldCharType="separate"/>
                            </w:r>
                            <w:r>
                              <w:rPr>
                                <w:rFonts w:cs="Arial"/>
                                <w:i w:val="0"/>
                                <w:color w:val="00004C"/>
                                <w:sz w:val="20"/>
                              </w:rPr>
                              <w:t>1</w:t>
                            </w:r>
                            <w:r w:rsidRPr="00C86E4A">
                              <w:rPr>
                                <w:rFonts w:cs="Arial"/>
                                <w:i w:val="0"/>
                                <w:color w:val="00004C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cs="Arial"/>
                                <w:i w:val="0"/>
                                <w:color w:val="00004C"/>
                                <w:sz w:val="20"/>
                              </w:rPr>
                              <w:t>0</w:t>
                            </w:r>
                            <w:r w:rsidR="00356358">
                              <w:rPr>
                                <w:rFonts w:cs="Arial"/>
                                <w:i w:val="0"/>
                                <w:color w:val="00004C"/>
                                <w:sz w:val="20"/>
                              </w:rPr>
                              <w:fldChar w:fldCharType="end"/>
                            </w:r>
                          </w:p>
                          <w:p w14:paraId="4529FC54" w14:textId="77777777" w:rsidR="0067767E" w:rsidRPr="002C21EC" w:rsidRDefault="0067767E" w:rsidP="00E71D84">
                            <w:pPr>
                              <w:pStyle w:val="Garde1"/>
                              <w:pBdr>
                                <w:left w:val="single" w:sz="12" w:space="31" w:color="00004C"/>
                              </w:pBdr>
                              <w:tabs>
                                <w:tab w:val="clear" w:pos="1552"/>
                              </w:tabs>
                              <w:ind w:right="0"/>
                              <w:jc w:val="left"/>
                              <w:rPr>
                                <w:rFonts w:cs="Arial"/>
                                <w:b w:val="0"/>
                                <w:bCs/>
                                <w:i w:val="0"/>
                                <w:color w:val="00004C"/>
                                <w:sz w:val="20"/>
                              </w:rPr>
                            </w:pPr>
                            <w:r>
                              <w:rPr>
                                <w:rFonts w:cs="Arial"/>
                                <w:i w:val="0"/>
                                <w:color w:val="00004C"/>
                                <w:sz w:val="20"/>
                              </w:rPr>
                              <w:t xml:space="preserve">Date </w:t>
                            </w:r>
                            <w:r w:rsidR="00E71D84">
                              <w:rPr>
                                <w:rFonts w:cs="Arial"/>
                                <w:i w:val="0"/>
                                <w:color w:val="00004C"/>
                                <w:sz w:val="20"/>
                              </w:rPr>
                              <w:t>09</w:t>
                            </w:r>
                            <w:r>
                              <w:rPr>
                                <w:rFonts w:cs="Arial"/>
                                <w:i w:val="0"/>
                                <w:color w:val="00004C"/>
                                <w:sz w:val="20"/>
                              </w:rPr>
                              <w:t>/12/2014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342.75pt;margin-top:757.5pt;width:133.6pt;height:46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7ygtg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" filled="f" stroked="f">
                <v:textbox>
                  <w:txbxContent>
                    <w:p w14:paraId="4529FC53" w14:textId="77777777" w:rsidR="0067767E" w:rsidRDefault="0067767E" w:rsidP="0067767E">
                      <w:pPr>
                        <w:pStyle w:val="Garde1"/>
                        <w:pBdr>
                          <w:left w:val="single" w:sz="12" w:space="31" w:color="00004C"/>
                        </w:pBdr>
                        <w:tabs>
                          <w:tab w:val="clear" w:pos="1552"/>
                        </w:tabs>
                        <w:ind w:right="0"/>
                        <w:jc w:val="left"/>
                        <w:rPr>
                          <w:rFonts w:cs="Arial"/>
                          <w:i w:val="0"/>
                          <w:color w:val="00004C"/>
                          <w:sz w:val="20"/>
                        </w:rPr>
                      </w:pPr>
                      <w:r>
                        <w:rPr>
                          <w:rFonts w:cs="Arial"/>
                          <w:i w:val="0"/>
                          <w:color w:val="00004C"/>
                          <w:sz w:val="20"/>
                        </w:rPr>
                        <w:t xml:space="preserve">Version </w:t>
                      </w:r>
                      <w:r w:rsidR="00A1251E">
                        <w:fldChar w:fldCharType="begin"/>
                      </w:r>
                      <w:r w:rsidR="00A1251E">
                        <w:instrText xml:space="preserve"> DOCPROPERTY "version" \* MERGEFORMAT </w:instrText>
                      </w:r>
                      <w:r w:rsidR="00A1251E">
                        <w:fldChar w:fldCharType="separate"/>
                      </w:r>
                      <w:r>
                        <w:rPr>
                          <w:rFonts w:cs="Arial"/>
                          <w:i w:val="0"/>
                          <w:color w:val="00004C"/>
                          <w:sz w:val="20"/>
                        </w:rPr>
                        <w:t>1</w:t>
                      </w:r>
                      <w:r w:rsidRPr="00C86E4A">
                        <w:rPr>
                          <w:rFonts w:cs="Arial"/>
                          <w:i w:val="0"/>
                          <w:color w:val="00004C"/>
                          <w:sz w:val="20"/>
                        </w:rPr>
                        <w:t>.</w:t>
                      </w:r>
                      <w:r>
                        <w:rPr>
                          <w:rFonts w:cs="Arial"/>
                          <w:i w:val="0"/>
                          <w:color w:val="00004C"/>
                          <w:sz w:val="20"/>
                        </w:rPr>
                        <w:t>0</w:t>
                      </w:r>
                      <w:r w:rsidR="00A1251E">
                        <w:rPr>
                          <w:rFonts w:cs="Arial"/>
                          <w:i w:val="0"/>
                          <w:color w:val="00004C"/>
                          <w:sz w:val="20"/>
                        </w:rPr>
                        <w:fldChar w:fldCharType="end"/>
                      </w:r>
                    </w:p>
                    <w:p w14:paraId="4529FC54" w14:textId="77777777" w:rsidR="0067767E" w:rsidRPr="002C21EC" w:rsidRDefault="0067767E" w:rsidP="00E71D84">
                      <w:pPr>
                        <w:pStyle w:val="Garde1"/>
                        <w:pBdr>
                          <w:left w:val="single" w:sz="12" w:space="31" w:color="00004C"/>
                        </w:pBdr>
                        <w:tabs>
                          <w:tab w:val="clear" w:pos="1552"/>
                        </w:tabs>
                        <w:ind w:right="0"/>
                        <w:jc w:val="left"/>
                        <w:rPr>
                          <w:rFonts w:cs="Arial"/>
                          <w:b w:val="0"/>
                          <w:bCs/>
                          <w:i w:val="0"/>
                          <w:color w:val="00004C"/>
                          <w:sz w:val="20"/>
                        </w:rPr>
                      </w:pPr>
                      <w:r>
                        <w:rPr>
                          <w:rFonts w:cs="Arial"/>
                          <w:i w:val="0"/>
                          <w:color w:val="00004C"/>
                          <w:sz w:val="20"/>
                        </w:rPr>
                        <w:t xml:space="preserve">Date </w:t>
                      </w:r>
                      <w:r w:rsidR="00E71D84">
                        <w:rPr>
                          <w:rFonts w:cs="Arial"/>
                          <w:i w:val="0"/>
                          <w:color w:val="00004C"/>
                          <w:sz w:val="20"/>
                        </w:rPr>
                        <w:t>09</w:t>
                      </w:r>
                      <w:r>
                        <w:rPr>
                          <w:rFonts w:cs="Arial"/>
                          <w:i w:val="0"/>
                          <w:color w:val="00004C"/>
                          <w:sz w:val="20"/>
                        </w:rPr>
                        <w:t>/12/2014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C63021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4529FC0D" wp14:editId="4529FC0E">
            <wp:simplePos x="0" y="0"/>
            <wp:positionH relativeFrom="column">
              <wp:posOffset>33020</wp:posOffset>
            </wp:positionH>
            <wp:positionV relativeFrom="paragraph">
              <wp:posOffset>4006850</wp:posOffset>
            </wp:positionV>
            <wp:extent cx="4572000" cy="1153160"/>
            <wp:effectExtent l="19050" t="0" r="0" b="0"/>
            <wp:wrapNone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529FB68" w14:textId="77777777" w:rsidR="0067767E" w:rsidRPr="00C63021" w:rsidRDefault="0067767E" w:rsidP="0067767E">
      <w:pPr>
        <w:pStyle w:val="TOC1"/>
      </w:pPr>
    </w:p>
    <w:sdt>
      <w:sdtPr>
        <w:rPr>
          <w:rFonts w:ascii="Arial" w:eastAsiaTheme="minorHAnsi" w:hAnsi="Arial" w:cstheme="minorBidi"/>
          <w:b w:val="0"/>
          <w:sz w:val="22"/>
          <w:szCs w:val="22"/>
          <w:rtl/>
          <w:lang w:eastAsia="en-US"/>
        </w:rPr>
        <w:id w:val="-1657601410"/>
        <w:docPartObj>
          <w:docPartGallery w:val="Table of Contents"/>
          <w:docPartUnique/>
        </w:docPartObj>
      </w:sdtPr>
      <w:sdtEndPr>
        <w:rPr>
          <w:rFonts w:asciiTheme="minorHAnsi" w:hAnsiTheme="minorHAnsi"/>
          <w:bCs/>
          <w:noProof/>
          <w:rtl w:val="0"/>
        </w:rPr>
      </w:sdtEndPr>
      <w:sdtContent>
        <w:p w14:paraId="4529FB69" w14:textId="63BDD9F6" w:rsidR="0067767E" w:rsidRPr="00A1251E" w:rsidRDefault="00A1251E" w:rsidP="00A1251E">
          <w:pPr>
            <w:pStyle w:val="tableauTitre"/>
            <w:pBdr>
              <w:left w:val="single" w:sz="4" w:space="3" w:color="000080" w:shadow="1"/>
            </w:pBdr>
            <w:shd w:val="clear" w:color="auto" w:fill="1F497D" w:themeFill="text2"/>
            <w:bidi/>
            <w:spacing w:line="276" w:lineRule="auto"/>
            <w:rPr>
              <w:rFonts w:asciiTheme="minorHAnsi" w:hAnsiTheme="minorHAnsi" w:cs="Arial"/>
              <w:color w:val="FFFFFF" w:themeColor="background1"/>
              <w:szCs w:val="24"/>
            </w:rPr>
          </w:pPr>
          <w:r w:rsidRPr="00A1251E">
            <w:rPr>
              <w:rFonts w:asciiTheme="minorHAnsi" w:hAnsiTheme="minorHAnsi" w:cs="Arial" w:hint="cs"/>
              <w:color w:val="FFFFFF" w:themeColor="background1"/>
              <w:szCs w:val="24"/>
              <w:rtl/>
            </w:rPr>
            <w:t>المحتويات</w:t>
          </w:r>
        </w:p>
        <w:p w14:paraId="2D5C4D43" w14:textId="16B2DA8C" w:rsidR="00A1251E" w:rsidRDefault="0067767E" w:rsidP="00B34AFA">
          <w:pPr>
            <w:pStyle w:val="TOC1"/>
            <w:tabs>
              <w:tab w:val="left" w:pos="2793"/>
            </w:tabs>
            <w:bidi/>
            <w:rPr>
              <w:rFonts w:asciiTheme="minorHAnsi" w:eastAsiaTheme="minorEastAsia" w:hAnsiTheme="minorHAnsi" w:cstheme="minorBidi"/>
              <w:b w:val="0"/>
              <w:color w:val="auto"/>
              <w:szCs w:val="22"/>
              <w:lang w:eastAsia="en-US"/>
            </w:rPr>
          </w:pPr>
          <w:r w:rsidRPr="00A1251E">
            <w:rPr>
              <w:sz w:val="24"/>
              <w:szCs w:val="24"/>
            </w:rPr>
            <w:fldChar w:fldCharType="begin"/>
          </w:r>
          <w:r w:rsidRPr="00A1251E">
            <w:rPr>
              <w:sz w:val="24"/>
              <w:szCs w:val="24"/>
            </w:rPr>
            <w:instrText xml:space="preserve"> TOC \o "1-3" \h \z \u </w:instrText>
          </w:r>
          <w:r w:rsidRPr="00A1251E">
            <w:rPr>
              <w:sz w:val="24"/>
              <w:szCs w:val="24"/>
            </w:rPr>
            <w:fldChar w:fldCharType="separate"/>
          </w:r>
          <w:hyperlink w:anchor="_Toc407519061" w:history="1"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تسجيل</w:t>
            </w:r>
            <w:r w:rsidR="00A1251E" w:rsidRPr="00A06B7D">
              <w:rPr>
                <w:rStyle w:val="Hyperlink"/>
                <w:rtl/>
              </w:rPr>
              <w:t xml:space="preserve"> </w:t>
            </w:r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مدير</w:t>
            </w:r>
            <w:r w:rsidR="00A1251E" w:rsidRPr="00A06B7D">
              <w:rPr>
                <w:rStyle w:val="Hyperlink"/>
                <w:rtl/>
              </w:rPr>
              <w:t xml:space="preserve"> </w:t>
            </w:r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تقنية</w:t>
            </w:r>
            <w:r w:rsidR="00A1251E" w:rsidRPr="00A06B7D">
              <w:rPr>
                <w:rStyle w:val="Hyperlink"/>
                <w:rtl/>
              </w:rPr>
              <w:t xml:space="preserve"> </w:t>
            </w:r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معلومات</w:t>
            </w:r>
            <w:r w:rsidR="00A1251E" w:rsidRPr="00A06B7D">
              <w:rPr>
                <w:rStyle w:val="Hyperlink"/>
                <w:rtl/>
              </w:rPr>
              <w:t xml:space="preserve"> (</w:t>
            </w:r>
            <w:r w:rsidR="00A1251E" w:rsidRPr="00A06B7D">
              <w:rPr>
                <w:rStyle w:val="Hyperlink"/>
              </w:rPr>
              <w:t>CIO</w:t>
            </w:r>
            <w:r w:rsidR="00A1251E" w:rsidRPr="00A06B7D">
              <w:rPr>
                <w:rStyle w:val="Hyperlink"/>
                <w:rtl/>
              </w:rPr>
              <w:t xml:space="preserve">) </w:t>
            </w:r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جديد</w:t>
            </w:r>
            <w:r w:rsidR="00A1251E" w:rsidRPr="00A06B7D">
              <w:rPr>
                <w:rStyle w:val="Hyperlink"/>
                <w:rtl/>
              </w:rPr>
              <w:t xml:space="preserve"> </w:t>
            </w:r>
            <w:r w:rsidR="00B34AFA">
              <w:rPr>
                <w:rStyle w:val="Hyperlink"/>
                <w:rFonts w:cs="Arial" w:hint="cs"/>
                <w:rtl/>
              </w:rPr>
              <w:t>للمرة ا</w:t>
            </w:r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لأول</w:t>
            </w:r>
            <w:r w:rsidR="00B34AFA">
              <w:rPr>
                <w:rStyle w:val="Hyperlink"/>
                <w:rFonts w:ascii="Arial" w:hAnsi="Arial" w:cs="Arial" w:hint="cs"/>
                <w:rtl/>
              </w:rPr>
              <w:t>ى</w:t>
            </w:r>
            <w:r w:rsidR="00A1251E">
              <w:rPr>
                <w:webHidden/>
              </w:rPr>
              <w:tab/>
            </w:r>
            <w:r w:rsidR="00A1251E">
              <w:rPr>
                <w:webHidden/>
              </w:rPr>
              <w:fldChar w:fldCharType="begin"/>
            </w:r>
            <w:r w:rsidR="00A1251E">
              <w:rPr>
                <w:webHidden/>
              </w:rPr>
              <w:instrText xml:space="preserve"> PAGEREF _Toc407519061 \h </w:instrText>
            </w:r>
            <w:r w:rsidR="00A1251E">
              <w:rPr>
                <w:webHidden/>
              </w:rPr>
            </w:r>
            <w:r w:rsidR="00A1251E">
              <w:rPr>
                <w:webHidden/>
              </w:rPr>
              <w:fldChar w:fldCharType="separate"/>
            </w:r>
            <w:r w:rsidR="00A1251E">
              <w:rPr>
                <w:webHidden/>
              </w:rPr>
              <w:t>3</w:t>
            </w:r>
            <w:r w:rsidR="00A1251E">
              <w:rPr>
                <w:webHidden/>
              </w:rPr>
              <w:fldChar w:fldCharType="end"/>
            </w:r>
          </w:hyperlink>
        </w:p>
        <w:p w14:paraId="490CBB9D" w14:textId="7BB3DBF3" w:rsidR="00A1251E" w:rsidRDefault="006E3A10" w:rsidP="00B34AFA">
          <w:pPr>
            <w:pStyle w:val="TOC1"/>
            <w:tabs>
              <w:tab w:val="left" w:pos="2980"/>
            </w:tabs>
            <w:bidi/>
            <w:rPr>
              <w:rFonts w:asciiTheme="minorHAnsi" w:eastAsiaTheme="minorEastAsia" w:hAnsiTheme="minorHAnsi" w:cstheme="minorBidi"/>
              <w:b w:val="0"/>
              <w:color w:val="auto"/>
              <w:szCs w:val="22"/>
              <w:lang w:eastAsia="en-US"/>
            </w:rPr>
          </w:pPr>
          <w:r>
            <w:fldChar w:fldCharType="begin"/>
          </w:r>
          <w:r>
            <w:instrText xml:space="preserve"> HYPERLINK \l "_Toc407519062" </w:instrText>
          </w:r>
          <w:r>
            <w:fldChar w:fldCharType="separate"/>
          </w:r>
          <w:r w:rsidR="00A1251E" w:rsidRPr="00A06B7D">
            <w:rPr>
              <w:rStyle w:val="Hyperlink"/>
              <w:rFonts w:ascii="Arial" w:hAnsi="Arial" w:cs="Arial" w:hint="cs"/>
              <w:rtl/>
            </w:rPr>
            <w:t>تسجيل</w:t>
          </w:r>
          <w:r w:rsidR="00A1251E" w:rsidRPr="00A06B7D">
            <w:rPr>
              <w:rStyle w:val="Hyperlink"/>
              <w:rtl/>
            </w:rPr>
            <w:t xml:space="preserve"> </w:t>
          </w:r>
          <w:r w:rsidR="00A1251E" w:rsidRPr="00A06B7D">
            <w:rPr>
              <w:rStyle w:val="Hyperlink"/>
              <w:rFonts w:ascii="Arial" w:hAnsi="Arial" w:cs="Arial" w:hint="cs"/>
              <w:rtl/>
            </w:rPr>
            <w:t>جهة</w:t>
          </w:r>
          <w:r w:rsidR="00A1251E" w:rsidRPr="00A06B7D">
            <w:rPr>
              <w:rStyle w:val="Hyperlink"/>
              <w:rtl/>
            </w:rPr>
            <w:t xml:space="preserve"> </w:t>
          </w:r>
          <w:r w:rsidR="00A1251E" w:rsidRPr="00A06B7D">
            <w:rPr>
              <w:rStyle w:val="Hyperlink"/>
              <w:rFonts w:ascii="Arial" w:hAnsi="Arial" w:cs="Arial" w:hint="cs"/>
              <w:rtl/>
            </w:rPr>
            <w:t>حكومية</w:t>
          </w:r>
          <w:r w:rsidR="00A1251E" w:rsidRPr="00A06B7D">
            <w:rPr>
              <w:rStyle w:val="Hyperlink"/>
              <w:rtl/>
            </w:rPr>
            <w:t xml:space="preserve"> </w:t>
          </w:r>
          <w:r w:rsidR="00A1251E" w:rsidRPr="00A06B7D">
            <w:rPr>
              <w:rStyle w:val="Hyperlink"/>
              <w:rFonts w:ascii="Arial" w:hAnsi="Arial" w:cs="Arial" w:hint="cs"/>
              <w:rtl/>
            </w:rPr>
            <w:t>جديد</w:t>
          </w:r>
          <w:r w:rsidR="00B34AFA">
            <w:rPr>
              <w:rStyle w:val="Hyperlink"/>
              <w:rFonts w:ascii="Arial" w:hAnsi="Arial" w:cs="Arial" w:hint="cs"/>
              <w:rtl/>
            </w:rPr>
            <w:t>ة</w:t>
          </w:r>
          <w:r w:rsidR="00A1251E" w:rsidRPr="00A06B7D">
            <w:rPr>
              <w:rStyle w:val="Hyperlink"/>
              <w:rtl/>
            </w:rPr>
            <w:t xml:space="preserve"> </w:t>
          </w:r>
          <w:r w:rsidR="00B34AFA">
            <w:rPr>
              <w:rStyle w:val="Hyperlink"/>
              <w:rFonts w:cs="Arial" w:hint="cs"/>
              <w:rtl/>
            </w:rPr>
            <w:t xml:space="preserve">للمرة </w:t>
          </w:r>
          <w:r w:rsidR="00A1251E" w:rsidRPr="00A06B7D">
            <w:rPr>
              <w:rStyle w:val="Hyperlink"/>
              <w:rFonts w:ascii="Arial" w:hAnsi="Arial" w:cs="Arial" w:hint="cs"/>
              <w:rtl/>
            </w:rPr>
            <w:t>لأول</w:t>
          </w:r>
          <w:r w:rsidR="00B34AFA">
            <w:rPr>
              <w:rStyle w:val="Hyperlink"/>
              <w:rFonts w:ascii="Arial" w:hAnsi="Arial" w:cs="Arial" w:hint="cs"/>
              <w:rtl/>
            </w:rPr>
            <w:t>ى</w:t>
          </w:r>
          <w:r w:rsidR="00A1251E">
            <w:rPr>
              <w:rStyle w:val="Hyperlink"/>
              <w:rFonts w:ascii="Arial" w:hAnsi="Arial" w:cs="Arial" w:hint="cs"/>
              <w:rtl/>
            </w:rPr>
            <w:t>.....................................................................................</w:t>
          </w:r>
          <w:bookmarkStart w:id="0" w:name="_GoBack"/>
          <w:bookmarkEnd w:id="0"/>
          <w:del w:id="1" w:author="Adel M. Asiri" w:date="2014-12-28T12:39:00Z">
            <w:r w:rsidR="00A1251E" w:rsidDel="00611B4D">
              <w:rPr>
                <w:rStyle w:val="Hyperlink"/>
                <w:rFonts w:ascii="Arial" w:hAnsi="Arial" w:cs="Arial" w:hint="cs"/>
                <w:rtl/>
              </w:rPr>
              <w:delText>...</w:delText>
            </w:r>
          </w:del>
          <w:r w:rsidR="00A1251E">
            <w:rPr>
              <w:rStyle w:val="Hyperlink"/>
              <w:rFonts w:ascii="Arial" w:hAnsi="Arial" w:cs="Arial" w:hint="cs"/>
              <w:rtl/>
            </w:rPr>
            <w:t>......................</w:t>
          </w:r>
          <w:r w:rsidR="00A1251E">
            <w:rPr>
              <w:webHidden/>
            </w:rPr>
            <w:fldChar w:fldCharType="begin"/>
          </w:r>
          <w:r w:rsidR="00A1251E">
            <w:rPr>
              <w:webHidden/>
            </w:rPr>
            <w:instrText xml:space="preserve"> PAGEREF _Toc407519062 \h </w:instrText>
          </w:r>
          <w:r w:rsidR="00A1251E">
            <w:rPr>
              <w:webHidden/>
            </w:rPr>
          </w:r>
          <w:r w:rsidR="00A1251E">
            <w:rPr>
              <w:webHidden/>
            </w:rPr>
            <w:fldChar w:fldCharType="separate"/>
          </w:r>
          <w:r w:rsidR="00A1251E">
            <w:rPr>
              <w:webHidden/>
            </w:rPr>
            <w:t>11</w:t>
          </w:r>
          <w:r w:rsidR="00A1251E">
            <w:rPr>
              <w:webHidden/>
            </w:rPr>
            <w:fldChar w:fldCharType="end"/>
          </w:r>
          <w:r>
            <w:fldChar w:fldCharType="end"/>
          </w:r>
        </w:p>
        <w:p w14:paraId="08865054" w14:textId="3E0A034C" w:rsidR="00A1251E" w:rsidRDefault="006E3A10" w:rsidP="00A1251E">
          <w:pPr>
            <w:pStyle w:val="TOC1"/>
            <w:tabs>
              <w:tab w:val="left" w:pos="2862"/>
            </w:tabs>
            <w:bidi/>
            <w:rPr>
              <w:rFonts w:asciiTheme="minorHAnsi" w:eastAsiaTheme="minorEastAsia" w:hAnsiTheme="minorHAnsi" w:cstheme="minorBidi"/>
              <w:b w:val="0"/>
              <w:color w:val="auto"/>
              <w:szCs w:val="22"/>
              <w:lang w:eastAsia="en-US"/>
            </w:rPr>
          </w:pPr>
          <w:hyperlink w:anchor="_Toc407519063" w:history="1"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دخول</w:t>
            </w:r>
            <w:r w:rsidR="00A1251E" w:rsidRPr="00A06B7D">
              <w:rPr>
                <w:rStyle w:val="Hyperlink"/>
                <w:rtl/>
              </w:rPr>
              <w:t xml:space="preserve"> </w:t>
            </w:r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مدير</w:t>
            </w:r>
            <w:r w:rsidR="00A1251E" w:rsidRPr="00A06B7D">
              <w:rPr>
                <w:rStyle w:val="Hyperlink"/>
                <w:rtl/>
              </w:rPr>
              <w:t xml:space="preserve"> </w:t>
            </w:r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تقنية</w:t>
            </w:r>
            <w:r w:rsidR="00A1251E" w:rsidRPr="00A06B7D">
              <w:rPr>
                <w:rStyle w:val="Hyperlink"/>
                <w:rtl/>
              </w:rPr>
              <w:t xml:space="preserve"> </w:t>
            </w:r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المعلومات</w:t>
            </w:r>
            <w:r w:rsidR="00A1251E" w:rsidRPr="00A06B7D">
              <w:rPr>
                <w:rStyle w:val="Hyperlink"/>
                <w:rtl/>
              </w:rPr>
              <w:t xml:space="preserve"> (</w:t>
            </w:r>
            <w:r w:rsidR="00A1251E" w:rsidRPr="00A06B7D">
              <w:rPr>
                <w:rStyle w:val="Hyperlink"/>
              </w:rPr>
              <w:t>CIO</w:t>
            </w:r>
            <w:r w:rsidR="00A1251E" w:rsidRPr="00A06B7D">
              <w:rPr>
                <w:rStyle w:val="Hyperlink"/>
                <w:rtl/>
              </w:rPr>
              <w:t xml:space="preserve">) </w:t>
            </w:r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و</w:t>
            </w:r>
            <w:r w:rsidR="00B34AFA">
              <w:rPr>
                <w:rStyle w:val="Hyperlink"/>
                <w:rFonts w:ascii="Arial" w:hAnsi="Arial" w:cs="Arial" w:hint="cs"/>
                <w:rtl/>
              </w:rPr>
              <w:t>إ</w:t>
            </w:r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ضافة</w:t>
            </w:r>
            <w:r w:rsidR="00A1251E" w:rsidRPr="00A06B7D">
              <w:rPr>
                <w:rStyle w:val="Hyperlink"/>
                <w:rtl/>
              </w:rPr>
              <w:t xml:space="preserve"> </w:t>
            </w:r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مستخدمين</w:t>
            </w:r>
            <w:r w:rsidR="00A1251E">
              <w:rPr>
                <w:webHidden/>
              </w:rPr>
              <w:tab/>
            </w:r>
            <w:r w:rsidR="00A1251E">
              <w:rPr>
                <w:webHidden/>
              </w:rPr>
              <w:fldChar w:fldCharType="begin"/>
            </w:r>
            <w:r w:rsidR="00A1251E">
              <w:rPr>
                <w:webHidden/>
              </w:rPr>
              <w:instrText xml:space="preserve"> PAGEREF _Toc407519063 \h </w:instrText>
            </w:r>
            <w:r w:rsidR="00A1251E">
              <w:rPr>
                <w:webHidden/>
              </w:rPr>
            </w:r>
            <w:r w:rsidR="00A1251E">
              <w:rPr>
                <w:webHidden/>
              </w:rPr>
              <w:fldChar w:fldCharType="separate"/>
            </w:r>
            <w:r w:rsidR="00A1251E">
              <w:rPr>
                <w:webHidden/>
              </w:rPr>
              <w:t>15</w:t>
            </w:r>
            <w:r w:rsidR="00A1251E">
              <w:rPr>
                <w:webHidden/>
              </w:rPr>
              <w:fldChar w:fldCharType="end"/>
            </w:r>
          </w:hyperlink>
        </w:p>
        <w:p w14:paraId="23C45546" w14:textId="212D4491" w:rsidR="00A1251E" w:rsidRDefault="006E3A10" w:rsidP="00A1251E">
          <w:pPr>
            <w:pStyle w:val="TOC1"/>
            <w:tabs>
              <w:tab w:val="left" w:pos="2822"/>
            </w:tabs>
            <w:bidi/>
            <w:rPr>
              <w:rFonts w:asciiTheme="minorHAnsi" w:eastAsiaTheme="minorEastAsia" w:hAnsiTheme="minorHAnsi" w:cstheme="minorBidi"/>
              <w:b w:val="0"/>
              <w:color w:val="auto"/>
              <w:szCs w:val="22"/>
              <w:lang w:eastAsia="en-US"/>
            </w:rPr>
          </w:pPr>
          <w:hyperlink w:anchor="_Toc407519064" w:history="1">
            <w:r w:rsidR="00A1251E" w:rsidRPr="00A06B7D">
              <w:rPr>
                <w:rStyle w:val="Hyperlink"/>
                <w:rFonts w:cs="Times New Roman" w:hint="eastAsia"/>
                <w:rtl/>
              </w:rPr>
              <w:t>دخول</w:t>
            </w:r>
            <w:r w:rsidR="00A1251E" w:rsidRPr="00A06B7D">
              <w:rPr>
                <w:rStyle w:val="Hyperlink"/>
                <w:rFonts w:cs="Times New Roman"/>
                <w:rtl/>
              </w:rPr>
              <w:t xml:space="preserve"> </w:t>
            </w:r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مدير</w:t>
            </w:r>
            <w:r w:rsidR="00A1251E" w:rsidRPr="00A06B7D">
              <w:rPr>
                <w:rStyle w:val="Hyperlink"/>
                <w:rtl/>
              </w:rPr>
              <w:t xml:space="preserve"> </w:t>
            </w:r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تقنية</w:t>
            </w:r>
            <w:r w:rsidR="00A1251E" w:rsidRPr="00A06B7D">
              <w:rPr>
                <w:rStyle w:val="Hyperlink"/>
                <w:rtl/>
              </w:rPr>
              <w:t xml:space="preserve"> </w:t>
            </w:r>
            <w:r w:rsidR="00A1251E" w:rsidRPr="00A06B7D">
              <w:rPr>
                <w:rStyle w:val="Hyperlink"/>
                <w:rFonts w:ascii="Arial" w:hAnsi="Arial" w:cs="Arial" w:hint="cs"/>
                <w:rtl/>
              </w:rPr>
              <w:t>المعلومات</w:t>
            </w:r>
            <w:r w:rsidR="00A1251E" w:rsidRPr="00A06B7D">
              <w:rPr>
                <w:rStyle w:val="Hyperlink"/>
                <w:rtl/>
              </w:rPr>
              <w:t xml:space="preserve"> (</w:t>
            </w:r>
            <w:r w:rsidR="00A1251E" w:rsidRPr="00A06B7D">
              <w:rPr>
                <w:rStyle w:val="Hyperlink"/>
              </w:rPr>
              <w:t>CIO</w:t>
            </w:r>
            <w:r w:rsidR="00A1251E" w:rsidRPr="00A06B7D">
              <w:rPr>
                <w:rStyle w:val="Hyperlink"/>
                <w:rtl/>
              </w:rPr>
              <w:t xml:space="preserve">) </w:t>
            </w:r>
            <w:r w:rsidR="00A1251E" w:rsidRPr="00A06B7D">
              <w:rPr>
                <w:rStyle w:val="Hyperlink"/>
                <w:rFonts w:cs="Times New Roman" w:hint="eastAsia"/>
                <w:rtl/>
              </w:rPr>
              <w:t>و</w:t>
            </w:r>
            <w:r w:rsidR="00B34AFA">
              <w:rPr>
                <w:rStyle w:val="Hyperlink"/>
                <w:rFonts w:cs="Times New Roman" w:hint="cs"/>
                <w:rtl/>
              </w:rPr>
              <w:t>إ</w:t>
            </w:r>
            <w:r w:rsidR="00A1251E" w:rsidRPr="00A06B7D">
              <w:rPr>
                <w:rStyle w:val="Hyperlink"/>
                <w:rFonts w:cs="Times New Roman" w:hint="eastAsia"/>
                <w:rtl/>
              </w:rPr>
              <w:t>عطاء</w:t>
            </w:r>
            <w:r w:rsidR="00A1251E" w:rsidRPr="00A06B7D">
              <w:rPr>
                <w:rStyle w:val="Hyperlink"/>
                <w:rFonts w:cs="Times New Roman"/>
                <w:rtl/>
              </w:rPr>
              <w:t xml:space="preserve"> </w:t>
            </w:r>
            <w:r w:rsidR="00A1251E" w:rsidRPr="00A06B7D">
              <w:rPr>
                <w:rStyle w:val="Hyperlink"/>
                <w:rFonts w:cs="Times New Roman" w:hint="eastAsia"/>
                <w:rtl/>
              </w:rPr>
              <w:t>الصلاحيات</w:t>
            </w:r>
            <w:r w:rsidR="00A1251E">
              <w:rPr>
                <w:webHidden/>
              </w:rPr>
              <w:tab/>
            </w:r>
            <w:r w:rsidR="00A1251E">
              <w:rPr>
                <w:webHidden/>
              </w:rPr>
              <w:fldChar w:fldCharType="begin"/>
            </w:r>
            <w:r w:rsidR="00A1251E">
              <w:rPr>
                <w:webHidden/>
              </w:rPr>
              <w:instrText xml:space="preserve"> PAGEREF _Toc407519064 \h </w:instrText>
            </w:r>
            <w:r w:rsidR="00A1251E">
              <w:rPr>
                <w:webHidden/>
              </w:rPr>
            </w:r>
            <w:r w:rsidR="00A1251E">
              <w:rPr>
                <w:webHidden/>
              </w:rPr>
              <w:fldChar w:fldCharType="separate"/>
            </w:r>
            <w:r w:rsidR="00A1251E">
              <w:rPr>
                <w:webHidden/>
              </w:rPr>
              <w:t>21</w:t>
            </w:r>
            <w:r w:rsidR="00A1251E">
              <w:rPr>
                <w:webHidden/>
              </w:rPr>
              <w:fldChar w:fldCharType="end"/>
            </w:r>
          </w:hyperlink>
        </w:p>
        <w:p w14:paraId="3E081F18" w14:textId="48421159" w:rsidR="00A1251E" w:rsidRDefault="006E3A10" w:rsidP="00A1251E">
          <w:pPr>
            <w:pStyle w:val="TOC1"/>
            <w:tabs>
              <w:tab w:val="left" w:pos="4425"/>
            </w:tabs>
            <w:bidi/>
            <w:rPr>
              <w:rFonts w:asciiTheme="minorHAnsi" w:eastAsiaTheme="minorEastAsia" w:hAnsiTheme="minorHAnsi" w:cstheme="minorBidi"/>
              <w:b w:val="0"/>
              <w:color w:val="auto"/>
              <w:szCs w:val="22"/>
              <w:lang w:eastAsia="en-US"/>
            </w:rPr>
          </w:pPr>
          <w:hyperlink w:anchor="_Toc407519065" w:history="1">
            <w:r w:rsidR="00A1251E" w:rsidRPr="00A06B7D">
              <w:rPr>
                <w:rStyle w:val="Hyperlink"/>
                <w:rFonts w:cs="Times New Roman" w:hint="eastAsia"/>
                <w:rtl/>
              </w:rPr>
              <w:t>دخول</w:t>
            </w:r>
            <w:r w:rsidR="00A1251E" w:rsidRPr="00A06B7D">
              <w:rPr>
                <w:rStyle w:val="Hyperlink"/>
                <w:rFonts w:cs="Times New Roman"/>
                <w:rtl/>
              </w:rPr>
              <w:t xml:space="preserve"> </w:t>
            </w:r>
            <w:r w:rsidR="00A1251E" w:rsidRPr="00A06B7D">
              <w:rPr>
                <w:rStyle w:val="Hyperlink"/>
                <w:rFonts w:cs="Times New Roman" w:hint="eastAsia"/>
                <w:rtl/>
              </w:rPr>
              <w:t>موظف</w:t>
            </w:r>
            <w:r w:rsidR="00A1251E" w:rsidRPr="00A06B7D">
              <w:rPr>
                <w:rStyle w:val="Hyperlink"/>
                <w:rFonts w:cs="Times New Roman"/>
                <w:rtl/>
              </w:rPr>
              <w:t xml:space="preserve"> </w:t>
            </w:r>
            <w:r w:rsidR="00A1251E" w:rsidRPr="00A06B7D">
              <w:rPr>
                <w:rStyle w:val="Hyperlink"/>
                <w:rFonts w:cs="Times New Roman" w:hint="eastAsia"/>
                <w:rtl/>
              </w:rPr>
              <w:t>الجهة</w:t>
            </w:r>
            <w:r w:rsidR="00A1251E" w:rsidRPr="00A06B7D">
              <w:rPr>
                <w:rStyle w:val="Hyperlink"/>
                <w:rFonts w:cs="Times New Roman"/>
                <w:rtl/>
              </w:rPr>
              <w:t xml:space="preserve"> </w:t>
            </w:r>
            <w:r w:rsidR="00A1251E" w:rsidRPr="00A06B7D">
              <w:rPr>
                <w:rStyle w:val="Hyperlink"/>
                <w:rFonts w:cs="Times New Roman" w:hint="eastAsia"/>
                <w:rtl/>
              </w:rPr>
              <w:t>الحكومية</w:t>
            </w:r>
            <w:r w:rsidR="00A1251E" w:rsidRPr="00A06B7D">
              <w:rPr>
                <w:rStyle w:val="Hyperlink"/>
                <w:rFonts w:cs="Times New Roman"/>
                <w:rtl/>
              </w:rPr>
              <w:t xml:space="preserve"> </w:t>
            </w:r>
            <w:r w:rsidR="00A1251E" w:rsidRPr="00A06B7D">
              <w:rPr>
                <w:rStyle w:val="Hyperlink"/>
                <w:rFonts w:cs="Times New Roman" w:hint="eastAsia"/>
                <w:rtl/>
              </w:rPr>
              <w:t>الذي</w:t>
            </w:r>
            <w:r w:rsidR="00A1251E" w:rsidRPr="00A06B7D">
              <w:rPr>
                <w:rStyle w:val="Hyperlink"/>
                <w:rFonts w:cs="Times New Roman"/>
                <w:rtl/>
              </w:rPr>
              <w:t xml:space="preserve"> </w:t>
            </w:r>
            <w:r w:rsidR="00A1251E" w:rsidRPr="00A06B7D">
              <w:rPr>
                <w:rStyle w:val="Hyperlink"/>
                <w:rFonts w:cs="Times New Roman" w:hint="eastAsia"/>
                <w:rtl/>
              </w:rPr>
              <w:t>تم</w:t>
            </w:r>
            <w:r w:rsidR="00A1251E" w:rsidRPr="00A06B7D">
              <w:rPr>
                <w:rStyle w:val="Hyperlink"/>
                <w:rFonts w:cs="Times New Roman"/>
                <w:rtl/>
              </w:rPr>
              <w:t xml:space="preserve"> </w:t>
            </w:r>
            <w:r w:rsidR="00B34AFA">
              <w:rPr>
                <w:rStyle w:val="Hyperlink"/>
                <w:rFonts w:cs="Times New Roman" w:hint="cs"/>
                <w:rtl/>
              </w:rPr>
              <w:t>إ</w:t>
            </w:r>
            <w:r w:rsidR="00A1251E" w:rsidRPr="00A06B7D">
              <w:rPr>
                <w:rStyle w:val="Hyperlink"/>
                <w:rFonts w:cs="Times New Roman" w:hint="eastAsia"/>
                <w:rtl/>
              </w:rPr>
              <w:t>ضافته</w:t>
            </w:r>
            <w:r w:rsidR="00A1251E" w:rsidRPr="00A06B7D">
              <w:rPr>
                <w:rStyle w:val="Hyperlink"/>
                <w:rFonts w:cs="Times New Roman"/>
                <w:rtl/>
              </w:rPr>
              <w:t xml:space="preserve"> </w:t>
            </w:r>
            <w:r w:rsidR="00A1251E" w:rsidRPr="00A06B7D">
              <w:rPr>
                <w:rStyle w:val="Hyperlink"/>
                <w:rFonts w:cs="Times New Roman" w:hint="eastAsia"/>
                <w:rtl/>
              </w:rPr>
              <w:t>و</w:t>
            </w:r>
            <w:r w:rsidR="00B34AFA">
              <w:rPr>
                <w:rStyle w:val="Hyperlink"/>
                <w:rFonts w:cs="Times New Roman" w:hint="cs"/>
                <w:rtl/>
              </w:rPr>
              <w:t>إ</w:t>
            </w:r>
            <w:r w:rsidR="00A1251E" w:rsidRPr="00A06B7D">
              <w:rPr>
                <w:rStyle w:val="Hyperlink"/>
                <w:rFonts w:cs="Times New Roman" w:hint="eastAsia"/>
                <w:rtl/>
              </w:rPr>
              <w:t>عطاء</w:t>
            </w:r>
            <w:r w:rsidR="00A1251E" w:rsidRPr="00A06B7D">
              <w:rPr>
                <w:rStyle w:val="Hyperlink"/>
                <w:rFonts w:cs="Times New Roman"/>
                <w:rtl/>
              </w:rPr>
              <w:t xml:space="preserve"> </w:t>
            </w:r>
            <w:r w:rsidR="00A1251E" w:rsidRPr="00A06B7D">
              <w:rPr>
                <w:rStyle w:val="Hyperlink"/>
                <w:rFonts w:cs="Times New Roman" w:hint="eastAsia"/>
                <w:rtl/>
              </w:rPr>
              <w:t>صلاحيات</w:t>
            </w:r>
            <w:r w:rsidR="00A1251E" w:rsidRPr="00A06B7D">
              <w:rPr>
                <w:rStyle w:val="Hyperlink"/>
                <w:rFonts w:cs="Times New Roman"/>
                <w:rtl/>
              </w:rPr>
              <w:t xml:space="preserve"> </w:t>
            </w:r>
            <w:r w:rsidR="00A1251E" w:rsidRPr="00A06B7D">
              <w:rPr>
                <w:rStyle w:val="Hyperlink"/>
                <w:rFonts w:cs="Times New Roman" w:hint="eastAsia"/>
                <w:rtl/>
              </w:rPr>
              <w:t>له</w:t>
            </w:r>
            <w:r w:rsidR="00A1251E">
              <w:rPr>
                <w:rStyle w:val="Hyperlink"/>
                <w:rFonts w:cs="Times New Roman" w:hint="cs"/>
                <w:rtl/>
              </w:rPr>
              <w:t>..............</w:t>
            </w:r>
            <w:r w:rsidR="00A1251E">
              <w:rPr>
                <w:webHidden/>
              </w:rPr>
              <w:tab/>
            </w:r>
            <w:r w:rsidR="00A1251E">
              <w:rPr>
                <w:webHidden/>
              </w:rPr>
              <w:fldChar w:fldCharType="begin"/>
            </w:r>
            <w:r w:rsidR="00A1251E">
              <w:rPr>
                <w:webHidden/>
              </w:rPr>
              <w:instrText xml:space="preserve"> PAGEREF _Toc407519065 \h </w:instrText>
            </w:r>
            <w:r w:rsidR="00A1251E">
              <w:rPr>
                <w:webHidden/>
              </w:rPr>
            </w:r>
            <w:r w:rsidR="00A1251E">
              <w:rPr>
                <w:webHidden/>
              </w:rPr>
              <w:fldChar w:fldCharType="separate"/>
            </w:r>
            <w:r w:rsidR="00A1251E">
              <w:rPr>
                <w:webHidden/>
              </w:rPr>
              <w:t>26</w:t>
            </w:r>
            <w:r w:rsidR="00A1251E">
              <w:rPr>
                <w:webHidden/>
              </w:rPr>
              <w:fldChar w:fldCharType="end"/>
            </w:r>
          </w:hyperlink>
        </w:p>
        <w:p w14:paraId="4529FB6E" w14:textId="77777777" w:rsidR="0067767E" w:rsidRDefault="0067767E" w:rsidP="00A1251E">
          <w:r w:rsidRPr="00A1251E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529FB6F" w14:textId="77777777" w:rsidR="0067767E" w:rsidRPr="00C63021" w:rsidRDefault="0067767E" w:rsidP="0067767E">
      <w:pPr>
        <w:rPr>
          <w:rFonts w:cstheme="minorHAnsi"/>
        </w:rPr>
      </w:pPr>
    </w:p>
    <w:p w14:paraId="4529FB70" w14:textId="77777777" w:rsidR="0067767E" w:rsidRPr="00C63021" w:rsidRDefault="0067767E" w:rsidP="0067767E">
      <w:pPr>
        <w:pStyle w:val="CommentText"/>
        <w:ind w:left="720"/>
        <w:rPr>
          <w:rFonts w:asciiTheme="minorHAnsi" w:hAnsiTheme="minorHAnsi" w:cstheme="minorHAnsi"/>
        </w:rPr>
      </w:pPr>
    </w:p>
    <w:p w14:paraId="4529FB71" w14:textId="77777777" w:rsidR="0067767E" w:rsidRPr="00C63021" w:rsidRDefault="0067767E" w:rsidP="0067767E">
      <w:pPr>
        <w:rPr>
          <w:rFonts w:cstheme="minorHAnsi"/>
        </w:rPr>
      </w:pPr>
    </w:p>
    <w:p w14:paraId="4529FB72" w14:textId="77777777" w:rsidR="0067767E" w:rsidRDefault="0067767E" w:rsidP="00E71D84">
      <w:pPr>
        <w:rPr>
          <w:rtl/>
        </w:rPr>
      </w:pPr>
      <w:bookmarkStart w:id="2" w:name="_Ref110172989"/>
      <w:bookmarkStart w:id="3" w:name="_Ref110172995"/>
      <w:bookmarkStart w:id="4" w:name="_Ref110173000"/>
      <w:bookmarkStart w:id="5" w:name="_Ref110173156"/>
      <w:r w:rsidRPr="00C63021">
        <w:rPr>
          <w:rFonts w:cstheme="minorHAnsi"/>
        </w:rPr>
        <w:br w:type="page"/>
      </w:r>
      <w:bookmarkEnd w:id="2"/>
      <w:bookmarkEnd w:id="3"/>
      <w:bookmarkEnd w:id="4"/>
      <w:bookmarkEnd w:id="5"/>
    </w:p>
    <w:p w14:paraId="4529FB73" w14:textId="05FE2B5C" w:rsidR="0067767E" w:rsidRPr="0067767E" w:rsidRDefault="00F06BCC" w:rsidP="00B34AFA">
      <w:pPr>
        <w:pStyle w:val="Heading1"/>
        <w:numPr>
          <w:ilvl w:val="0"/>
          <w:numId w:val="1"/>
        </w:numPr>
        <w:bidi/>
        <w:spacing w:line="480" w:lineRule="auto"/>
        <w:rPr>
          <w:rtl/>
        </w:rPr>
      </w:pPr>
      <w:bookmarkStart w:id="6" w:name="_Toc407519061"/>
      <w:r w:rsidRPr="00F06BCC">
        <w:rPr>
          <w:rFonts w:hint="cs"/>
          <w:rtl/>
        </w:rPr>
        <w:lastRenderedPageBreak/>
        <w:t xml:space="preserve">تسجيل </w:t>
      </w:r>
      <w:r w:rsidR="00A1251E">
        <w:rPr>
          <w:rFonts w:hint="cs"/>
          <w:rtl/>
        </w:rPr>
        <w:t>مدير تقنية معلومات (</w:t>
      </w:r>
      <w:r w:rsidRPr="00F06BCC">
        <w:t>CIO</w:t>
      </w:r>
      <w:r w:rsidR="00A1251E">
        <w:rPr>
          <w:rFonts w:hint="cs"/>
          <w:rtl/>
        </w:rPr>
        <w:t>)</w:t>
      </w:r>
      <w:r w:rsidR="00215821" w:rsidRPr="00215821">
        <w:rPr>
          <w:rFonts w:hint="cs"/>
          <w:rtl/>
        </w:rPr>
        <w:t xml:space="preserve"> </w:t>
      </w:r>
      <w:r w:rsidR="00215821" w:rsidRPr="00F06BCC">
        <w:rPr>
          <w:rFonts w:hint="cs"/>
          <w:rtl/>
        </w:rPr>
        <w:t>جديد</w:t>
      </w:r>
      <w:r w:rsidR="00215821">
        <w:rPr>
          <w:rFonts w:hint="cs"/>
          <w:rtl/>
        </w:rPr>
        <w:t xml:space="preserve"> </w:t>
      </w:r>
      <w:r w:rsidR="00B34AFA">
        <w:rPr>
          <w:rFonts w:hint="cs"/>
          <w:rtl/>
        </w:rPr>
        <w:t>للمرة ا</w:t>
      </w:r>
      <w:r w:rsidR="00215821">
        <w:rPr>
          <w:rFonts w:hint="cs"/>
          <w:rtl/>
        </w:rPr>
        <w:t>لأول</w:t>
      </w:r>
      <w:r w:rsidR="00B34AFA">
        <w:rPr>
          <w:rFonts w:hint="cs"/>
          <w:rtl/>
        </w:rPr>
        <w:t>ى</w:t>
      </w:r>
      <w:r w:rsidR="00215821">
        <w:rPr>
          <w:rFonts w:hint="cs"/>
          <w:rtl/>
        </w:rPr>
        <w:t xml:space="preserve"> </w:t>
      </w:r>
      <w:bookmarkEnd w:id="6"/>
    </w:p>
    <w:p w14:paraId="4529FB74" w14:textId="546D96BB" w:rsidR="00F06BCC" w:rsidRPr="00D80553" w:rsidRDefault="00F06BCC" w:rsidP="001316D3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>الدخول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على بوابة يس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ّ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>ر ال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إ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لكترونية </w:t>
      </w:r>
      <w:hyperlink r:id="rId17" w:history="1">
        <w:r w:rsidRPr="00D80553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http://www.yesser.gov.sa</w:t>
        </w:r>
      </w:hyperlink>
    </w:p>
    <w:p w14:paraId="4529FB75" w14:textId="49417D17" w:rsidR="00215821" w:rsidRPr="00D80553" w:rsidRDefault="00F06BCC" w:rsidP="00D80553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النقر 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>على</w:t>
      </w:r>
      <w:r w:rsidR="001316D3"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 قائمة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>دخول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)،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  <w:r w:rsidR="00215821" w:rsidRP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ثم </w:t>
      </w:r>
      <w:r w:rsidR="00215821"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اختيار</w:t>
      </w:r>
      <w:r w:rsidR="00215821"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="00B34AFA">
        <w:rPr>
          <w:rFonts w:asciiTheme="majorBidi" w:hAnsiTheme="majorBidi" w:cs="Times New Roman" w:hint="cs"/>
          <w:b/>
          <w:bCs/>
          <w:sz w:val="24"/>
          <w:szCs w:val="24"/>
          <w:rtl/>
        </w:rPr>
        <w:t>(</w:t>
      </w:r>
      <w:r w:rsidR="00215821"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عضو</w:t>
      </w:r>
      <w:r w:rsidR="00215821"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="00215821"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جديد</w:t>
      </w:r>
      <w:r w:rsidR="00085FCB">
        <w:rPr>
          <w:rFonts w:asciiTheme="majorBidi" w:hAnsiTheme="majorBidi" w:cs="Times New Roman" w:hint="cs"/>
          <w:b/>
          <w:bCs/>
          <w:sz w:val="24"/>
          <w:szCs w:val="24"/>
          <w:rtl/>
        </w:rPr>
        <w:t>.. سجل معنا</w:t>
      </w:r>
      <w:r w:rsidR="00B34AFA">
        <w:rPr>
          <w:rFonts w:asciiTheme="majorBidi" w:hAnsiTheme="majorBidi" w:cs="Times New Roman" w:hint="cs"/>
          <w:b/>
          <w:bCs/>
          <w:sz w:val="24"/>
          <w:szCs w:val="24"/>
          <w:rtl/>
        </w:rPr>
        <w:t>).</w:t>
      </w:r>
      <w:r w:rsidR="00085FCB"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 </w:t>
      </w:r>
    </w:p>
    <w:p w14:paraId="4529FB76" w14:textId="77777777" w:rsidR="00F06BCC" w:rsidRPr="0065354F" w:rsidRDefault="00F06BCC" w:rsidP="00215821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77" w14:textId="77777777" w:rsidR="00F06BCC" w:rsidRPr="0065354F" w:rsidRDefault="0065354F" w:rsidP="0065354F">
      <w:pPr>
        <w:pStyle w:val="ListParagraph"/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65354F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0F" wp14:editId="4529FC10">
            <wp:extent cx="5201376" cy="28007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FB78" w14:textId="77777777" w:rsidR="00F06BCC" w:rsidRPr="0065354F" w:rsidRDefault="00F06BCC" w:rsidP="0065354F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79" w14:textId="77777777" w:rsidR="0065354F" w:rsidRPr="0065354F" w:rsidRDefault="0065354F" w:rsidP="0065354F">
      <w:pPr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br w:type="page"/>
      </w:r>
    </w:p>
    <w:p w14:paraId="4529FB7A" w14:textId="26DAB29D" w:rsidR="00F06BCC" w:rsidRPr="00D80553" w:rsidRDefault="003C1951" w:rsidP="00D80553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lastRenderedPageBreak/>
        <w:tab/>
      </w:r>
      <w:r w:rsidRP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>التسجيل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في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بوابة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="00B34AFA">
        <w:rPr>
          <w:rFonts w:asciiTheme="majorBidi" w:hAnsiTheme="majorBidi" w:cs="Times New Roman" w:hint="cs"/>
          <w:b/>
          <w:bCs/>
          <w:sz w:val="24"/>
          <w:szCs w:val="24"/>
          <w:rtl/>
        </w:rPr>
        <w:t>(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سعودي</w:t>
      </w:r>
      <w:r w:rsidR="00B34AFA">
        <w:rPr>
          <w:rFonts w:asciiTheme="majorBidi" w:hAnsiTheme="majorBidi" w:cs="Times New Roman" w:hint="cs"/>
          <w:b/>
          <w:bCs/>
          <w:sz w:val="24"/>
          <w:szCs w:val="24"/>
          <w:rtl/>
        </w:rPr>
        <w:t>)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u w:val="single"/>
          <w:rtl/>
        </w:rPr>
        <w:t>كمواطن</w:t>
      </w:r>
      <w:r w:rsidRPr="00D80553">
        <w:rPr>
          <w:rFonts w:asciiTheme="majorBidi" w:hAnsiTheme="majorBidi" w:cs="Times New Roman"/>
          <w:b/>
          <w:bCs/>
          <w:sz w:val="24"/>
          <w:szCs w:val="24"/>
          <w:u w:val="single"/>
          <w:rtl/>
        </w:rPr>
        <w:t xml:space="preserve"> </w:t>
      </w:r>
      <w:r w:rsidR="00B34AFA">
        <w:rPr>
          <w:rFonts w:asciiTheme="majorBidi" w:hAnsiTheme="majorBidi" w:cs="Times New Roman" w:hint="cs"/>
          <w:b/>
          <w:bCs/>
          <w:sz w:val="24"/>
          <w:szCs w:val="24"/>
          <w:u w:val="single"/>
          <w:rtl/>
        </w:rPr>
        <w:t>أ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u w:val="single"/>
          <w:rtl/>
        </w:rPr>
        <w:t>و</w:t>
      </w:r>
      <w:r w:rsidRPr="00D80553">
        <w:rPr>
          <w:rFonts w:asciiTheme="majorBidi" w:hAnsiTheme="majorBidi" w:cs="Times New Roman"/>
          <w:b/>
          <w:bCs/>
          <w:sz w:val="24"/>
          <w:szCs w:val="24"/>
          <w:u w:val="single"/>
          <w:rtl/>
        </w:rPr>
        <w:t xml:space="preserve"> 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u w:val="single"/>
          <w:rtl/>
        </w:rPr>
        <w:t>مقيم</w:t>
      </w:r>
      <w:r w:rsidR="00B34AFA">
        <w:rPr>
          <w:rFonts w:asciiTheme="majorBidi" w:hAnsiTheme="majorBidi" w:cs="Times New Roman" w:hint="cs"/>
          <w:b/>
          <w:bCs/>
          <w:sz w:val="24"/>
          <w:szCs w:val="24"/>
          <w:u w:val="single"/>
          <w:rtl/>
        </w:rPr>
        <w:t>.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 </w:t>
      </w:r>
    </w:p>
    <w:p w14:paraId="4529FB7B" w14:textId="77777777" w:rsidR="0065354F" w:rsidRPr="0065354F" w:rsidRDefault="0065354F" w:rsidP="0065354F">
      <w:pPr>
        <w:pStyle w:val="ListParagraph"/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65354F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11" wp14:editId="4529FC12">
            <wp:extent cx="54864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7C" w14:textId="6A0337F5" w:rsidR="0065354F" w:rsidRPr="0065354F" w:rsidRDefault="00D80553" w:rsidP="00D80553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الضغط على 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(إ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رسال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)،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65354F" w:rsidRPr="0065354F">
        <w:rPr>
          <w:rFonts w:asciiTheme="majorBidi" w:hAnsiTheme="majorBidi" w:cstheme="majorBidi"/>
          <w:b/>
          <w:bCs/>
          <w:sz w:val="24"/>
          <w:szCs w:val="24"/>
          <w:rtl/>
        </w:rPr>
        <w:t>وتفعيل الحساب عن طريق البريد ال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إ</w:t>
      </w:r>
      <w:r w:rsidR="0065354F" w:rsidRPr="0065354F">
        <w:rPr>
          <w:rFonts w:asciiTheme="majorBidi" w:hAnsiTheme="majorBidi" w:cstheme="majorBidi"/>
          <w:b/>
          <w:bCs/>
          <w:sz w:val="24"/>
          <w:szCs w:val="24"/>
          <w:rtl/>
        </w:rPr>
        <w:t>لكتروني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.</w:t>
      </w:r>
    </w:p>
    <w:p w14:paraId="4529FB7D" w14:textId="1C9B7A29" w:rsidR="0065354F" w:rsidRDefault="0065354F" w:rsidP="00B34AFA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>الدخول مر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ة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أ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خرى 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إلى 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>بوابة يس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ّ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>ر ال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إ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لكترونية </w:t>
      </w:r>
      <w:hyperlink r:id="rId20" w:history="1">
        <w:r w:rsidRPr="0065354F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http://www.yesser.gov.sa</w:t>
        </w:r>
      </w:hyperlink>
    </w:p>
    <w:p w14:paraId="4529FB7E" w14:textId="13AA3233" w:rsidR="0065354F" w:rsidRPr="0065354F" w:rsidRDefault="0065354F" w:rsidP="001316D3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>النقر على</w:t>
      </w:r>
      <w:r w:rsidR="001316D3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قائمة 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>دخول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)،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  <w:r w:rsid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واختيار 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="001316D3">
        <w:rPr>
          <w:rFonts w:asciiTheme="majorBidi" w:hAnsiTheme="majorBidi" w:cstheme="majorBidi" w:hint="cs"/>
          <w:b/>
          <w:bCs/>
          <w:sz w:val="24"/>
          <w:szCs w:val="24"/>
          <w:rtl/>
        </w:rPr>
        <w:t>مسجل لدينا .. ادخل ال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آ</w:t>
      </w:r>
      <w:r w:rsidR="001316D3">
        <w:rPr>
          <w:rFonts w:asciiTheme="majorBidi" w:hAnsiTheme="majorBidi" w:cstheme="majorBidi" w:hint="cs"/>
          <w:b/>
          <w:bCs/>
          <w:sz w:val="24"/>
          <w:szCs w:val="24"/>
          <w:rtl/>
        </w:rPr>
        <w:t>ن</w:t>
      </w:r>
      <w:r w:rsidR="00B34AFA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</w:p>
    <w:p w14:paraId="4529FB7F" w14:textId="77777777" w:rsidR="0065354F" w:rsidRPr="0065354F" w:rsidRDefault="0065354F" w:rsidP="0065354F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</w:rPr>
      </w:pPr>
      <w:r w:rsidRPr="0065354F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13" wp14:editId="4529FC14">
            <wp:extent cx="4410075" cy="237465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FB80" w14:textId="77777777" w:rsidR="00D80553" w:rsidRDefault="00D80553">
      <w:pPr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br w:type="page"/>
      </w:r>
    </w:p>
    <w:p w14:paraId="4529FB81" w14:textId="77777777" w:rsidR="00D80553" w:rsidRDefault="00D80553" w:rsidP="00D80553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82" w14:textId="5C723D71" w:rsidR="00D80553" w:rsidRDefault="00CA6224" w:rsidP="00D80553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إ</w:t>
      </w:r>
      <w:r w:rsid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>دخ</w:t>
      </w:r>
      <w:r w:rsidR="001316D3">
        <w:rPr>
          <w:rFonts w:asciiTheme="majorBidi" w:hAnsiTheme="majorBidi" w:cstheme="majorBidi" w:hint="cs"/>
          <w:b/>
          <w:bCs/>
          <w:sz w:val="24"/>
          <w:szCs w:val="24"/>
          <w:rtl/>
        </w:rPr>
        <w:t>ا</w:t>
      </w:r>
      <w:r w:rsid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>ل اسم المستخدم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 w:rsid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وكلمة المرور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 w:rsid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والضغط على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>دخول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 w:rsid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529FB83" w14:textId="77777777" w:rsidR="00D80553" w:rsidRPr="001316D3" w:rsidRDefault="00D80553" w:rsidP="0065354F">
      <w:pPr>
        <w:pStyle w:val="ListParagraph"/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84" w14:textId="77777777" w:rsidR="00D80553" w:rsidRDefault="0065354F" w:rsidP="00D80553">
      <w:pPr>
        <w:pStyle w:val="ListParagraph"/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15" wp14:editId="4529FC16">
            <wp:extent cx="5476875" cy="4552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</w:p>
    <w:p w14:paraId="4529FB85" w14:textId="77777777" w:rsidR="002B0451" w:rsidRPr="00D80553" w:rsidRDefault="002B0451" w:rsidP="00D80553"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4529FB86" w14:textId="77777777" w:rsidR="0065354F" w:rsidRPr="0065354F" w:rsidRDefault="0065354F" w:rsidP="001154EA">
      <w:pPr>
        <w:pStyle w:val="ListParagraph"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87" w14:textId="2CF65EED" w:rsidR="001154EA" w:rsidRDefault="001154EA" w:rsidP="00D80553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اختيار عضو لجنة </w:t>
      </w:r>
      <w:r w:rsid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>ال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تعاملات ا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لإ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لكترونية 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الحكومية.</w:t>
      </w:r>
    </w:p>
    <w:p w14:paraId="4529FB88" w14:textId="77777777" w:rsidR="001154EA" w:rsidRDefault="001154EA" w:rsidP="001154EA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noProof/>
          <w:sz w:val="24"/>
          <w:szCs w:val="24"/>
        </w:rPr>
        <w:drawing>
          <wp:inline distT="0" distB="0" distL="0" distR="0" wp14:anchorId="4529FC17" wp14:editId="4529FC18">
            <wp:extent cx="5486400" cy="453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89" w14:textId="77777777" w:rsidR="002B0451" w:rsidRDefault="002B0451">
      <w:pPr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  <w:rtl/>
        </w:rPr>
        <w:br w:type="page"/>
      </w:r>
    </w:p>
    <w:p w14:paraId="4529FB8A" w14:textId="77777777" w:rsidR="0065354F" w:rsidRPr="0065354F" w:rsidRDefault="0065354F" w:rsidP="0065354F">
      <w:pPr>
        <w:pStyle w:val="ListParagraph"/>
        <w:bidi/>
        <w:spacing w:line="480" w:lineRule="auto"/>
        <w:ind w:left="1440"/>
        <w:rPr>
          <w:rFonts w:asciiTheme="majorBidi" w:hAnsiTheme="majorBidi" w:cstheme="majorBidi"/>
        </w:rPr>
      </w:pPr>
    </w:p>
    <w:p w14:paraId="4529FB8B" w14:textId="437835F9" w:rsidR="001154EA" w:rsidRDefault="00CA6224" w:rsidP="00D80553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إ</w:t>
      </w:r>
      <w:r w:rsid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>دخ</w:t>
      </w:r>
      <w:r w:rsidR="001316D3">
        <w:rPr>
          <w:rFonts w:asciiTheme="majorBidi" w:hAnsiTheme="majorBidi" w:cstheme="majorBidi" w:hint="cs"/>
          <w:b/>
          <w:bCs/>
          <w:sz w:val="24"/>
          <w:szCs w:val="24"/>
          <w:rtl/>
        </w:rPr>
        <w:t>ا</w:t>
      </w:r>
      <w:r w:rsid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>ل</w:t>
      </w:r>
      <w:r w:rsidR="001154E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الجهة الحكومية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 w:rsidR="001154E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و</w:t>
      </w:r>
      <w:r w:rsidR="00A1251E">
        <w:rPr>
          <w:rFonts w:asciiTheme="majorBidi" w:hAnsiTheme="majorBidi" w:cstheme="majorBidi" w:hint="cs"/>
          <w:b/>
          <w:bCs/>
          <w:sz w:val="24"/>
          <w:szCs w:val="24"/>
          <w:rtl/>
        </w:rPr>
        <w:t>البريد الإلكتروني الرسمي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 w:rsidR="001154E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واختيار نوع العضوية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 w:rsidR="001154E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2B0451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والضغط على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(أ</w:t>
      </w:r>
      <w:r w:rsidR="002B0451">
        <w:rPr>
          <w:rFonts w:asciiTheme="majorBidi" w:hAnsiTheme="majorBidi" w:cstheme="majorBidi" w:hint="cs"/>
          <w:b/>
          <w:bCs/>
          <w:sz w:val="24"/>
          <w:szCs w:val="24"/>
          <w:rtl/>
        </w:rPr>
        <w:t>رسل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 w:rsidR="002B0451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529FB8C" w14:textId="77777777" w:rsidR="0065354F" w:rsidRPr="0065354F" w:rsidRDefault="0065354F" w:rsidP="0065354F">
      <w:pPr>
        <w:pStyle w:val="ListParagraph"/>
        <w:bidi/>
        <w:spacing w:line="480" w:lineRule="auto"/>
        <w:ind w:left="1440"/>
        <w:rPr>
          <w:rFonts w:asciiTheme="majorBidi" w:hAnsiTheme="majorBidi" w:cstheme="majorBidi"/>
        </w:rPr>
      </w:pPr>
    </w:p>
    <w:p w14:paraId="4529FB8D" w14:textId="77777777" w:rsidR="00F06BCC" w:rsidRPr="0065354F" w:rsidRDefault="00F06BCC" w:rsidP="0065354F">
      <w:pPr>
        <w:pStyle w:val="ListParagraph"/>
        <w:bidi/>
        <w:spacing w:line="480" w:lineRule="auto"/>
        <w:ind w:left="1440"/>
        <w:rPr>
          <w:rFonts w:asciiTheme="majorBidi" w:hAnsiTheme="majorBidi" w:cstheme="majorBidi"/>
        </w:rPr>
      </w:pPr>
      <w:r w:rsidRPr="0065354F">
        <w:rPr>
          <w:rFonts w:asciiTheme="majorBidi" w:hAnsiTheme="majorBidi" w:cstheme="majorBidi"/>
          <w:rtl/>
        </w:rPr>
        <w:t xml:space="preserve"> </w:t>
      </w:r>
    </w:p>
    <w:p w14:paraId="4529FB8E" w14:textId="75BB7BDA" w:rsidR="00F06BCC" w:rsidRDefault="002B0451" w:rsidP="002B0451">
      <w:pPr>
        <w:pStyle w:val="ListParagraph"/>
        <w:bidi/>
        <w:spacing w:line="48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529FC19" wp14:editId="4529FC1A">
            <wp:extent cx="5476875" cy="4514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8F" w14:textId="77777777" w:rsidR="002B0451" w:rsidRDefault="002B0451">
      <w:pPr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  <w:rtl/>
        </w:rPr>
        <w:br w:type="page"/>
      </w:r>
    </w:p>
    <w:p w14:paraId="4529FB90" w14:textId="77777777" w:rsidR="002B0451" w:rsidRDefault="002B0451" w:rsidP="002B0451">
      <w:pPr>
        <w:pStyle w:val="ListParagraph"/>
        <w:bidi/>
        <w:spacing w:line="480" w:lineRule="auto"/>
        <w:rPr>
          <w:rFonts w:asciiTheme="majorBidi" w:hAnsiTheme="majorBidi" w:cstheme="majorBidi"/>
          <w:rtl/>
        </w:rPr>
      </w:pPr>
    </w:p>
    <w:p w14:paraId="4529FB91" w14:textId="03A0DDF8" w:rsidR="002B0451" w:rsidRPr="002B0451" w:rsidRDefault="002B0451" w:rsidP="00D80553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2B0451">
        <w:rPr>
          <w:rFonts w:asciiTheme="majorBidi" w:hAnsiTheme="majorBidi" w:cstheme="majorBidi" w:hint="cs"/>
          <w:b/>
          <w:bCs/>
          <w:sz w:val="24"/>
          <w:szCs w:val="24"/>
          <w:rtl/>
        </w:rPr>
        <w:t>رسالة التأكيد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.</w:t>
      </w:r>
    </w:p>
    <w:p w14:paraId="4529FB92" w14:textId="77777777" w:rsidR="002B0451" w:rsidRDefault="002B0451" w:rsidP="002B0451">
      <w:pPr>
        <w:pStyle w:val="ListParagraph"/>
        <w:bidi/>
        <w:spacing w:line="48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529FC1B" wp14:editId="4529FC1C">
            <wp:extent cx="5476875" cy="4524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93" w14:textId="77777777" w:rsidR="006D09A2" w:rsidRDefault="006D09A2">
      <w:pPr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br w:type="page"/>
      </w:r>
    </w:p>
    <w:p w14:paraId="4529FB94" w14:textId="77777777" w:rsidR="006D09A2" w:rsidRDefault="006D09A2" w:rsidP="006D09A2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95" w14:textId="0C5DBA47" w:rsidR="002B0451" w:rsidRDefault="00D80553" w:rsidP="001316D3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فتح البريد الإلكتروني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1316D3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والضغط على 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="001316D3">
        <w:rPr>
          <w:rFonts w:asciiTheme="majorBidi" w:hAnsiTheme="majorBidi" w:cstheme="majorBidi" w:hint="cs"/>
          <w:b/>
          <w:bCs/>
          <w:sz w:val="24"/>
          <w:szCs w:val="24"/>
          <w:rtl/>
        </w:rPr>
        <w:t>تفعيل الحساب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 w:rsidR="001316D3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2B0451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529FB96" w14:textId="77777777" w:rsidR="006D09A2" w:rsidRDefault="006D09A2" w:rsidP="006D09A2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noProof/>
          <w:sz w:val="24"/>
          <w:szCs w:val="24"/>
        </w:rPr>
        <w:drawing>
          <wp:inline distT="0" distB="0" distL="0" distR="0" wp14:anchorId="4529FC1D" wp14:editId="4529FC1E">
            <wp:extent cx="6517057" cy="2924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057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97" w14:textId="77777777" w:rsidR="00D80553" w:rsidRDefault="00D80553">
      <w:pPr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br w:type="page"/>
      </w:r>
    </w:p>
    <w:p w14:paraId="4529FB98" w14:textId="02BFDB09" w:rsidR="00D80553" w:rsidRDefault="00D80553" w:rsidP="00D80553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>رسالة التأكيد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.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529FB99" w14:textId="77777777" w:rsidR="002B0451" w:rsidRDefault="006D09A2" w:rsidP="006D09A2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1F" wp14:editId="4529FC20">
            <wp:extent cx="5353050" cy="4657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9A" w14:textId="77777777" w:rsidR="008768A0" w:rsidRDefault="008768A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rtl/>
        </w:rPr>
      </w:pPr>
    </w:p>
    <w:p w14:paraId="4529FB9B" w14:textId="77777777" w:rsidR="008768A0" w:rsidRDefault="008768A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rtl/>
        </w:rPr>
      </w:pPr>
      <w:r>
        <w:rPr>
          <w:rtl/>
        </w:rPr>
        <w:br w:type="page"/>
      </w:r>
    </w:p>
    <w:p w14:paraId="7784CE12" w14:textId="348B57B4" w:rsidR="00A1251E" w:rsidRPr="0067767E" w:rsidRDefault="00A1251E" w:rsidP="00CA6224">
      <w:pPr>
        <w:pStyle w:val="Heading1"/>
        <w:numPr>
          <w:ilvl w:val="0"/>
          <w:numId w:val="1"/>
        </w:numPr>
        <w:bidi/>
        <w:spacing w:line="480" w:lineRule="auto"/>
        <w:rPr>
          <w:rtl/>
        </w:rPr>
      </w:pPr>
      <w:bookmarkStart w:id="7" w:name="_Toc407519062"/>
      <w:r w:rsidRPr="00F06BCC">
        <w:rPr>
          <w:rFonts w:hint="cs"/>
          <w:rtl/>
        </w:rPr>
        <w:lastRenderedPageBreak/>
        <w:t xml:space="preserve">تسجيل </w:t>
      </w:r>
      <w:r>
        <w:rPr>
          <w:rFonts w:hint="cs"/>
          <w:rtl/>
        </w:rPr>
        <w:t>جهة حكومية</w:t>
      </w:r>
      <w:r w:rsidRPr="00215821">
        <w:rPr>
          <w:rFonts w:hint="cs"/>
          <w:rtl/>
        </w:rPr>
        <w:t xml:space="preserve"> </w:t>
      </w:r>
      <w:r w:rsidRPr="00F06BCC">
        <w:rPr>
          <w:rFonts w:hint="cs"/>
          <w:rtl/>
        </w:rPr>
        <w:t>جديد</w:t>
      </w:r>
      <w:r w:rsidR="00CA6224">
        <w:rPr>
          <w:rFonts w:hint="cs"/>
          <w:rtl/>
        </w:rPr>
        <w:t>ة</w:t>
      </w:r>
      <w:r>
        <w:rPr>
          <w:rFonts w:hint="cs"/>
          <w:rtl/>
        </w:rPr>
        <w:t xml:space="preserve"> </w:t>
      </w:r>
      <w:r w:rsidR="00CA6224">
        <w:rPr>
          <w:rFonts w:hint="cs"/>
          <w:rtl/>
        </w:rPr>
        <w:t>للمرة ا</w:t>
      </w:r>
      <w:r>
        <w:rPr>
          <w:rFonts w:hint="cs"/>
          <w:rtl/>
        </w:rPr>
        <w:t>لأول</w:t>
      </w:r>
      <w:r w:rsidR="00CA6224">
        <w:rPr>
          <w:rFonts w:hint="cs"/>
          <w:rtl/>
        </w:rPr>
        <w:t>ى</w:t>
      </w:r>
      <w:bookmarkEnd w:id="7"/>
      <w:r>
        <w:rPr>
          <w:rFonts w:hint="cs"/>
          <w:rtl/>
        </w:rPr>
        <w:t xml:space="preserve"> </w:t>
      </w:r>
    </w:p>
    <w:p w14:paraId="3CE27EAA" w14:textId="6731D0C4" w:rsidR="00A1251E" w:rsidRPr="00D80553" w:rsidRDefault="00A1251E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>الدخول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على بوابة يس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ّ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>ر ال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إ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لكترونية </w:t>
      </w:r>
      <w:hyperlink r:id="rId27" w:history="1">
        <w:r w:rsidRPr="00D80553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http://www.yesser.gov.sa</w:t>
        </w:r>
      </w:hyperlink>
    </w:p>
    <w:p w14:paraId="58221433" w14:textId="715BEEEF" w:rsidR="00A1251E" w:rsidRPr="00D80553" w:rsidRDefault="00A1251E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النقر 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>على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 </w:t>
      </w:r>
      <w:r w:rsidR="00CA6224">
        <w:rPr>
          <w:rFonts w:asciiTheme="majorBidi" w:hAnsiTheme="majorBidi" w:cs="Times New Roman" w:hint="cs"/>
          <w:b/>
          <w:bCs/>
          <w:sz w:val="24"/>
          <w:szCs w:val="24"/>
          <w:rtl/>
        </w:rPr>
        <w:t>(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>قائمة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دخول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)،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  <w:r w:rsidRP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ثم 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اختيار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="00CA6224">
        <w:rPr>
          <w:rFonts w:asciiTheme="majorBidi" w:hAnsiTheme="majorBidi" w:cs="Times New Roman" w:hint="cs"/>
          <w:b/>
          <w:bCs/>
          <w:sz w:val="24"/>
          <w:szCs w:val="24"/>
          <w:rtl/>
        </w:rPr>
        <w:t>(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عضو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جديد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>.. سجل معنا</w:t>
      </w:r>
      <w:r w:rsidR="00CA6224">
        <w:rPr>
          <w:rFonts w:asciiTheme="majorBidi" w:hAnsiTheme="majorBidi" w:cs="Times New Roman" w:hint="cs"/>
          <w:b/>
          <w:bCs/>
          <w:sz w:val="24"/>
          <w:szCs w:val="24"/>
          <w:rtl/>
        </w:rPr>
        <w:t>).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 </w:t>
      </w:r>
    </w:p>
    <w:p w14:paraId="2E6DDD91" w14:textId="77777777" w:rsidR="00A1251E" w:rsidRPr="0065354F" w:rsidRDefault="00A1251E" w:rsidP="00A1251E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</w:rPr>
      </w:pPr>
    </w:p>
    <w:p w14:paraId="47D9D2E0" w14:textId="77777777" w:rsidR="00A1251E" w:rsidRPr="0065354F" w:rsidRDefault="00A1251E" w:rsidP="00A1251E">
      <w:pPr>
        <w:pStyle w:val="ListParagraph"/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65354F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A7D097F" wp14:editId="69E22DF1">
            <wp:extent cx="5201376" cy="28007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B4FE" w14:textId="77777777" w:rsidR="00A1251E" w:rsidRPr="0065354F" w:rsidRDefault="00A1251E" w:rsidP="00A1251E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6DB310A" w14:textId="77777777" w:rsidR="00A1251E" w:rsidRPr="0065354F" w:rsidRDefault="00A1251E" w:rsidP="00A1251E">
      <w:pPr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br w:type="page"/>
      </w:r>
    </w:p>
    <w:p w14:paraId="61F53262" w14:textId="3BE62CE4" w:rsidR="00A1251E" w:rsidRPr="00D80553" w:rsidRDefault="00A1251E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lastRenderedPageBreak/>
        <w:tab/>
      </w:r>
      <w:r w:rsidRP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>التسجيل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في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بوابة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="00CA6224">
        <w:rPr>
          <w:rFonts w:asciiTheme="majorBidi" w:hAnsiTheme="majorBidi" w:cs="Times New Roman" w:hint="cs"/>
          <w:b/>
          <w:bCs/>
          <w:sz w:val="24"/>
          <w:szCs w:val="24"/>
          <w:rtl/>
        </w:rPr>
        <w:t>(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سعودي</w:t>
      </w:r>
      <w:r w:rsidR="00CA6224">
        <w:rPr>
          <w:rFonts w:asciiTheme="majorBidi" w:hAnsiTheme="majorBidi" w:cs="Times New Roman" w:hint="cs"/>
          <w:b/>
          <w:bCs/>
          <w:sz w:val="24"/>
          <w:szCs w:val="24"/>
          <w:rtl/>
        </w:rPr>
        <w:t>)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u w:val="single"/>
          <w:rtl/>
        </w:rPr>
        <w:t>كمواطن</w:t>
      </w:r>
      <w:r w:rsidRPr="00D80553">
        <w:rPr>
          <w:rFonts w:asciiTheme="majorBidi" w:hAnsiTheme="majorBidi" w:cs="Times New Roman"/>
          <w:b/>
          <w:bCs/>
          <w:sz w:val="24"/>
          <w:szCs w:val="24"/>
          <w:u w:val="single"/>
          <w:rtl/>
        </w:rPr>
        <w:t xml:space="preserve"> </w:t>
      </w:r>
      <w:r w:rsidR="00CA6224">
        <w:rPr>
          <w:rFonts w:asciiTheme="majorBidi" w:hAnsiTheme="majorBidi" w:cs="Times New Roman" w:hint="cs"/>
          <w:b/>
          <w:bCs/>
          <w:sz w:val="24"/>
          <w:szCs w:val="24"/>
          <w:u w:val="single"/>
          <w:rtl/>
        </w:rPr>
        <w:t>أ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u w:val="single"/>
          <w:rtl/>
        </w:rPr>
        <w:t>و</w:t>
      </w:r>
      <w:r w:rsidRPr="00D80553">
        <w:rPr>
          <w:rFonts w:asciiTheme="majorBidi" w:hAnsiTheme="majorBidi" w:cs="Times New Roman"/>
          <w:b/>
          <w:bCs/>
          <w:sz w:val="24"/>
          <w:szCs w:val="24"/>
          <w:u w:val="single"/>
          <w:rtl/>
        </w:rPr>
        <w:t xml:space="preserve"> 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u w:val="single"/>
          <w:rtl/>
        </w:rPr>
        <w:t>مقيم</w:t>
      </w:r>
      <w:r w:rsidR="00CA6224">
        <w:rPr>
          <w:rFonts w:asciiTheme="majorBidi" w:hAnsiTheme="majorBidi" w:cs="Times New Roman" w:hint="cs"/>
          <w:b/>
          <w:bCs/>
          <w:sz w:val="24"/>
          <w:szCs w:val="24"/>
          <w:u w:val="single"/>
          <w:rtl/>
        </w:rPr>
        <w:t>.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 </w:t>
      </w:r>
    </w:p>
    <w:p w14:paraId="169ACD12" w14:textId="77777777" w:rsidR="00A1251E" w:rsidRPr="0065354F" w:rsidRDefault="00A1251E" w:rsidP="00A1251E">
      <w:pPr>
        <w:pStyle w:val="ListParagraph"/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65354F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5096A78" wp14:editId="754630FE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9DB7E" w14:textId="3F5AF98E" w:rsidR="00A1251E" w:rsidRPr="0065354F" w:rsidRDefault="00A1251E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الضغط على 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إ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رسال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>وتفعيل الحساب عن طريق البريد ال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إ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>لكتروني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.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</w:p>
    <w:p w14:paraId="34265434" w14:textId="062C2D2B" w:rsidR="00A1251E" w:rsidRDefault="00A1251E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>الدخول مر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ة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أ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>خرى بوابة يس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ّ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>ر ال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إ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لكترونية  </w:t>
      </w:r>
      <w:hyperlink r:id="rId28" w:history="1">
        <w:r w:rsidRPr="0065354F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http://www.yesser.gov.sa</w:t>
        </w:r>
      </w:hyperlink>
    </w:p>
    <w:p w14:paraId="3D792A27" w14:textId="50A4FFAD" w:rsidR="00A1251E" w:rsidRPr="0065354F" w:rsidRDefault="00A1251E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>النقر على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قائمة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>دخول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)،</w:t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واختيار 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مسجل لدينا .. ادخل ال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آ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</w:t>
      </w:r>
      <w:r w:rsidR="00CA6224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</w:p>
    <w:p w14:paraId="6C52FD25" w14:textId="77777777" w:rsidR="00A1251E" w:rsidRPr="0065354F" w:rsidRDefault="00A1251E" w:rsidP="00A1251E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</w:rPr>
      </w:pPr>
      <w:r w:rsidRPr="0065354F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0D27158" wp14:editId="4452F431">
            <wp:extent cx="4410075" cy="237465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729F" w14:textId="77777777" w:rsidR="00A1251E" w:rsidRDefault="00A1251E" w:rsidP="00A1251E">
      <w:pPr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br w:type="page"/>
      </w:r>
    </w:p>
    <w:p w14:paraId="4628131B" w14:textId="77777777" w:rsidR="00A1251E" w:rsidRDefault="00A1251E" w:rsidP="00A1251E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</w:rPr>
      </w:pPr>
    </w:p>
    <w:p w14:paraId="0A71C861" w14:textId="1EBD9C1A" w:rsidR="00A1251E" w:rsidRDefault="001019B0" w:rsidP="001019B0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إ</w:t>
      </w:r>
      <w:r w:rsidR="00A1251E">
        <w:rPr>
          <w:rFonts w:asciiTheme="majorBidi" w:hAnsiTheme="majorBidi" w:cstheme="majorBidi" w:hint="cs"/>
          <w:b/>
          <w:bCs/>
          <w:sz w:val="24"/>
          <w:szCs w:val="24"/>
          <w:rtl/>
        </w:rPr>
        <w:t>دخال اسم المستخدم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 w:rsidR="00A1251E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وكلمة المرور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 w:rsidR="00A1251E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والضغط على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="00A1251E">
        <w:rPr>
          <w:rFonts w:asciiTheme="majorBidi" w:hAnsiTheme="majorBidi" w:cstheme="majorBidi" w:hint="cs"/>
          <w:b/>
          <w:bCs/>
          <w:sz w:val="24"/>
          <w:szCs w:val="24"/>
          <w:rtl/>
        </w:rPr>
        <w:t>دخول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 w:rsidR="00A1251E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A20F559" w14:textId="77777777" w:rsidR="00A1251E" w:rsidRPr="001316D3" w:rsidRDefault="00A1251E" w:rsidP="00A1251E">
      <w:pPr>
        <w:pStyle w:val="ListParagraph"/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D713571" w14:textId="77777777" w:rsidR="00A1251E" w:rsidRDefault="00A1251E" w:rsidP="00A1251E">
      <w:pPr>
        <w:pStyle w:val="ListParagraph"/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D6ED09F" wp14:editId="5F462EEA">
            <wp:extent cx="5476875" cy="4552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</w:p>
    <w:p w14:paraId="2B1C0F49" w14:textId="77777777" w:rsidR="00A1251E" w:rsidRPr="00D80553" w:rsidRDefault="00A1251E" w:rsidP="00A1251E"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6E833843" w14:textId="77777777" w:rsidR="00A1251E" w:rsidRPr="0065354F" w:rsidRDefault="00A1251E" w:rsidP="00A1251E">
      <w:pPr>
        <w:pStyle w:val="ListParagraph"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</w:rPr>
      </w:pPr>
    </w:p>
    <w:p w14:paraId="3B124CE3" w14:textId="32EB3FBD" w:rsidR="00A1251E" w:rsidRDefault="00A1251E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اختيار </w:t>
      </w:r>
      <w:r w:rsidR="001019B0"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زائر</w:t>
      </w:r>
      <w:r w:rsidR="001019B0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81C85B1" w14:textId="37ECEC32" w:rsidR="00A1251E" w:rsidRDefault="00A1251E" w:rsidP="00A1251E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A0EC4E2" wp14:editId="701D87BA">
            <wp:extent cx="5465445" cy="4529455"/>
            <wp:effectExtent l="0" t="0" r="190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C05B" w14:textId="77777777" w:rsidR="00A1251E" w:rsidRDefault="00A1251E" w:rsidP="00A1251E">
      <w:pPr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  <w:rtl/>
        </w:rPr>
        <w:br w:type="page"/>
      </w:r>
    </w:p>
    <w:p w14:paraId="4529FB9C" w14:textId="77777777" w:rsidR="008768A0" w:rsidRDefault="008768A0" w:rsidP="008768A0">
      <w:pPr>
        <w:pStyle w:val="Heading1"/>
        <w:bidi/>
        <w:spacing w:line="480" w:lineRule="auto"/>
        <w:ind w:left="720"/>
      </w:pPr>
    </w:p>
    <w:p w14:paraId="4529FB9D" w14:textId="6B1A43A5" w:rsidR="00D80553" w:rsidRDefault="008768A0" w:rsidP="00A1251E">
      <w:pPr>
        <w:pStyle w:val="Heading1"/>
        <w:numPr>
          <w:ilvl w:val="0"/>
          <w:numId w:val="1"/>
        </w:numPr>
        <w:bidi/>
        <w:spacing w:line="480" w:lineRule="auto"/>
      </w:pPr>
      <w:bookmarkStart w:id="8" w:name="_Toc407519063"/>
      <w:r>
        <w:rPr>
          <w:rFonts w:hint="cs"/>
          <w:rtl/>
        </w:rPr>
        <w:t>د</w:t>
      </w:r>
      <w:r w:rsidR="00D80553">
        <w:rPr>
          <w:rFonts w:hint="cs"/>
          <w:rtl/>
        </w:rPr>
        <w:t xml:space="preserve">خول </w:t>
      </w:r>
      <w:r w:rsidR="00A1251E">
        <w:rPr>
          <w:rFonts w:hint="cs"/>
          <w:rtl/>
        </w:rPr>
        <w:t>مدير تقنية المعلومات (</w:t>
      </w:r>
      <w:r w:rsidR="00A1251E" w:rsidRPr="00F06BCC">
        <w:t>CIO</w:t>
      </w:r>
      <w:r w:rsidR="00A1251E">
        <w:rPr>
          <w:rFonts w:hint="cs"/>
          <w:rtl/>
        </w:rPr>
        <w:t>)</w:t>
      </w:r>
      <w:r w:rsidR="00A1251E" w:rsidRPr="00215821">
        <w:rPr>
          <w:rFonts w:hint="cs"/>
          <w:rtl/>
        </w:rPr>
        <w:t xml:space="preserve"> </w:t>
      </w:r>
      <w:r w:rsidRPr="000C3251">
        <w:rPr>
          <w:rFonts w:hint="cs"/>
          <w:u w:val="single"/>
          <w:rtl/>
        </w:rPr>
        <w:t>و</w:t>
      </w:r>
      <w:r w:rsidR="001019B0">
        <w:rPr>
          <w:rFonts w:hint="cs"/>
          <w:u w:val="single"/>
          <w:rtl/>
        </w:rPr>
        <w:t>إ</w:t>
      </w:r>
      <w:r w:rsidRPr="000C3251">
        <w:rPr>
          <w:rFonts w:hint="cs"/>
          <w:u w:val="single"/>
          <w:rtl/>
        </w:rPr>
        <w:t>ضافة مستخدمين</w:t>
      </w:r>
      <w:bookmarkEnd w:id="8"/>
      <w:r w:rsidR="001019B0">
        <w:rPr>
          <w:rFonts w:hint="cs"/>
          <w:u w:val="single"/>
          <w:rtl/>
        </w:rPr>
        <w:t>.</w:t>
      </w:r>
      <w:r w:rsidRPr="000C3251">
        <w:rPr>
          <w:rFonts w:hint="cs"/>
          <w:u w:val="single"/>
          <w:rtl/>
        </w:rPr>
        <w:t xml:space="preserve"> </w:t>
      </w:r>
    </w:p>
    <w:p w14:paraId="4529FB9E" w14:textId="77777777" w:rsidR="008768A0" w:rsidRPr="008768A0" w:rsidRDefault="008768A0" w:rsidP="008768A0">
      <w:pPr>
        <w:bidi/>
        <w:rPr>
          <w:rtl/>
        </w:rPr>
      </w:pPr>
    </w:p>
    <w:p w14:paraId="4529FB9F" w14:textId="07BDDE1C" w:rsidR="008768A0" w:rsidRPr="00D80553" w:rsidRDefault="008768A0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768A0">
        <w:rPr>
          <w:rFonts w:asciiTheme="majorBidi" w:hAnsiTheme="majorBidi" w:cstheme="majorBidi"/>
          <w:b/>
          <w:bCs/>
          <w:sz w:val="24"/>
          <w:szCs w:val="24"/>
          <w:rtl/>
        </w:rPr>
        <w:t>الدخول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على بوابة يس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ّ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>ر ال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إ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لكترونية </w:t>
      </w:r>
      <w:hyperlink r:id="rId30" w:history="1">
        <w:r w:rsidRPr="00D80553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http://www.yesser.gov.sa</w:t>
        </w:r>
      </w:hyperlink>
    </w:p>
    <w:p w14:paraId="4529FBA0" w14:textId="5399A3FD" w:rsidR="008768A0" w:rsidRPr="00D80553" w:rsidRDefault="008768A0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النقر 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>ع</w:t>
      </w:r>
      <w:r w:rsidR="009D5FFF"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لى 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(</w:t>
      </w:r>
      <w:r w:rsidR="001A1EDC"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خدماتي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)،</w:t>
      </w:r>
      <w:r w:rsidR="001A1EDC"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 </w:t>
      </w:r>
      <w:r w:rsidRP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ثم 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اختيار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(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مسجل لدينا .. 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ا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>دخل ال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آ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>ن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).</w:t>
      </w:r>
    </w:p>
    <w:p w14:paraId="4529FBA1" w14:textId="77777777" w:rsidR="008768A0" w:rsidRPr="00CF26FE" w:rsidRDefault="008768A0" w:rsidP="008768A0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A2" w14:textId="77777777" w:rsidR="008768A0" w:rsidRPr="0065354F" w:rsidRDefault="008768A0" w:rsidP="008768A0">
      <w:pPr>
        <w:pStyle w:val="ListParagraph"/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65354F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21" wp14:editId="4529FC22">
            <wp:extent cx="5201376" cy="28007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FBA3" w14:textId="77777777" w:rsidR="008768A0" w:rsidRPr="0065354F" w:rsidRDefault="008768A0" w:rsidP="008768A0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A4" w14:textId="77777777" w:rsidR="008768A0" w:rsidRPr="0065354F" w:rsidRDefault="008768A0" w:rsidP="008768A0">
      <w:pPr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br w:type="page"/>
      </w:r>
    </w:p>
    <w:p w14:paraId="4529FBA5" w14:textId="4834F248" w:rsidR="008768A0" w:rsidRDefault="00CF26FE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>إ</w:t>
      </w:r>
      <w:r w:rsidR="008768A0">
        <w:rPr>
          <w:rFonts w:asciiTheme="majorBidi" w:hAnsiTheme="majorBidi" w:cstheme="majorBidi" w:hint="cs"/>
          <w:b/>
          <w:bCs/>
          <w:sz w:val="24"/>
          <w:szCs w:val="24"/>
          <w:rtl/>
        </w:rPr>
        <w:t>دخ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</w:t>
      </w:r>
      <w:r w:rsidR="008768A0">
        <w:rPr>
          <w:rFonts w:asciiTheme="majorBidi" w:hAnsiTheme="majorBidi" w:cstheme="majorBidi" w:hint="cs"/>
          <w:b/>
          <w:bCs/>
          <w:sz w:val="24"/>
          <w:szCs w:val="24"/>
          <w:rtl/>
        </w:rPr>
        <w:t>ل اسم المستخدم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 w:rsidR="008768A0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وكلمة المرور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 w:rsidR="008768A0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والضغط على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="008768A0">
        <w:rPr>
          <w:rFonts w:asciiTheme="majorBidi" w:hAnsiTheme="majorBidi" w:cstheme="majorBidi" w:hint="cs"/>
          <w:b/>
          <w:bCs/>
          <w:sz w:val="24"/>
          <w:szCs w:val="24"/>
          <w:rtl/>
        </w:rPr>
        <w:t>دخول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 w:rsidR="008768A0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529FBA6" w14:textId="77777777" w:rsidR="008768A0" w:rsidRPr="00D80553" w:rsidRDefault="008768A0" w:rsidP="008768A0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A7" w14:textId="77777777" w:rsidR="006D09A2" w:rsidRDefault="008768A0" w:rsidP="006D09A2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23" wp14:editId="4529FC24">
            <wp:extent cx="5486400" cy="4518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A8" w14:textId="77777777" w:rsidR="008768A0" w:rsidRDefault="008768A0" w:rsidP="008768A0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A9" w14:textId="77777777" w:rsidR="008768A0" w:rsidRDefault="008768A0" w:rsidP="008768A0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AA" w14:textId="77777777" w:rsidR="008768A0" w:rsidRDefault="008768A0" w:rsidP="008768A0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AB" w14:textId="77777777" w:rsidR="008768A0" w:rsidRDefault="008768A0" w:rsidP="008768A0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AC" w14:textId="77777777" w:rsidR="008768A0" w:rsidRDefault="008768A0" w:rsidP="008768A0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AD" w14:textId="77777777" w:rsidR="008768A0" w:rsidRDefault="008768A0" w:rsidP="008768A0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AE" w14:textId="77777777" w:rsidR="008768A0" w:rsidRDefault="008768A0" w:rsidP="008768A0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AF" w14:textId="77777777" w:rsidR="008768A0" w:rsidRDefault="008768A0" w:rsidP="008768A0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B0" w14:textId="3E7960E7" w:rsidR="008768A0" w:rsidRDefault="008768A0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اختيار 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="000C3251">
        <w:rPr>
          <w:rFonts w:asciiTheme="majorBidi" w:hAnsiTheme="majorBidi" w:cstheme="majorBidi" w:hint="cs"/>
          <w:b/>
          <w:bCs/>
          <w:sz w:val="24"/>
          <w:szCs w:val="24"/>
          <w:rtl/>
        </w:rPr>
        <w:t>خدماتي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 w:rsidR="000C3251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529FBB1" w14:textId="77777777" w:rsidR="008768A0" w:rsidRDefault="008768A0" w:rsidP="008768A0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25" wp14:editId="4529FC26">
            <wp:extent cx="5486400" cy="3731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B2" w14:textId="77777777" w:rsidR="000C3251" w:rsidRDefault="000C3251" w:rsidP="000C3251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B3" w14:textId="19FCECFC" w:rsidR="000C3251" w:rsidRDefault="000C3251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0C3251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اختيار 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Pr="000C3251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خدمات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يس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ّ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ر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</w:p>
    <w:p w14:paraId="4529FBB4" w14:textId="77777777" w:rsidR="000C3251" w:rsidRDefault="000C3251" w:rsidP="000C3251">
      <w:pPr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27" wp14:editId="4529FC28">
            <wp:extent cx="5486400" cy="2945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B5" w14:textId="323F9809" w:rsidR="000C3251" w:rsidRDefault="000C3251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النقر على 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(إ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دارة المستخدمين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529FBB6" w14:textId="77777777" w:rsidR="000C3251" w:rsidRDefault="000C3251" w:rsidP="000C3251">
      <w:pPr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29" wp14:editId="4529FC2A">
            <wp:extent cx="5475605" cy="27222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B7" w14:textId="4CB86FFA" w:rsidR="000C3251" w:rsidRDefault="000C3251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النقر على 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(إ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ضافة مستخدم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529FBB8" w14:textId="77777777" w:rsidR="000C3251" w:rsidRDefault="000C3251" w:rsidP="000C3251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noProof/>
          <w:sz w:val="24"/>
          <w:szCs w:val="24"/>
        </w:rPr>
        <w:drawing>
          <wp:inline distT="0" distB="0" distL="0" distR="0" wp14:anchorId="4529FC2B" wp14:editId="4529FC2C">
            <wp:extent cx="5475605" cy="27539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B9" w14:textId="77777777" w:rsidR="000C3251" w:rsidRDefault="000C3251" w:rsidP="000C3251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BA" w14:textId="77777777" w:rsidR="000C3251" w:rsidRDefault="000C3251" w:rsidP="000C3251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BB" w14:textId="77777777" w:rsidR="000C3251" w:rsidRDefault="000C3251" w:rsidP="000C3251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BC" w14:textId="77777777" w:rsidR="000C3251" w:rsidRDefault="000C3251" w:rsidP="000C3251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BD" w14:textId="77777777" w:rsidR="000C3251" w:rsidRDefault="000C3251" w:rsidP="000C3251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BE" w14:textId="2F7934C1" w:rsidR="000776CB" w:rsidRDefault="00CF26FE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>إ</w:t>
      </w:r>
      <w:r w:rsidR="000C3251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دخال اسم المستخدم المسجل في بوابة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="000C3251">
        <w:rPr>
          <w:rFonts w:asciiTheme="majorBidi" w:hAnsiTheme="majorBidi" w:cstheme="majorBidi" w:hint="cs"/>
          <w:b/>
          <w:bCs/>
          <w:sz w:val="24"/>
          <w:szCs w:val="24"/>
          <w:rtl/>
        </w:rPr>
        <w:t>سعودي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)</w:t>
      </w:r>
      <w:r w:rsidR="000C3251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مسبقا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ً،</w:t>
      </w:r>
      <w:r w:rsidR="000C3251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و </w:t>
      </w:r>
      <w:r w:rsidR="000776C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الضغط على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="000776CB">
        <w:rPr>
          <w:rFonts w:asciiTheme="majorBidi" w:hAnsiTheme="majorBidi" w:cstheme="majorBidi" w:hint="cs"/>
          <w:b/>
          <w:bCs/>
          <w:sz w:val="24"/>
          <w:szCs w:val="24"/>
          <w:rtl/>
        </w:rPr>
        <w:t>بحث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 w:rsidR="000776C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529FBBF" w14:textId="77777777" w:rsidR="000C3251" w:rsidRDefault="000C3251" w:rsidP="000776CB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C0" w14:textId="77777777" w:rsidR="000C3251" w:rsidRDefault="000C3251" w:rsidP="000C3251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noProof/>
          <w:sz w:val="24"/>
          <w:szCs w:val="24"/>
        </w:rPr>
        <w:drawing>
          <wp:inline distT="0" distB="0" distL="0" distR="0" wp14:anchorId="4529FC2D" wp14:editId="4529FC2E">
            <wp:extent cx="5486400" cy="2955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C1" w14:textId="3652B38B" w:rsidR="000776CB" w:rsidRDefault="000776CB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الضغط على 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(إ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ضافة اسم مستخدم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</w:p>
    <w:p w14:paraId="4529FBC2" w14:textId="77777777" w:rsidR="000C3251" w:rsidRDefault="000C3251" w:rsidP="000C3251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C3" w14:textId="77777777" w:rsidR="000C3251" w:rsidRDefault="000C3251" w:rsidP="000C3251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C4" w14:textId="77777777" w:rsidR="000C3251" w:rsidRDefault="000C3251" w:rsidP="000C3251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noProof/>
          <w:sz w:val="24"/>
          <w:szCs w:val="24"/>
        </w:rPr>
        <w:drawing>
          <wp:inline distT="0" distB="0" distL="0" distR="0" wp14:anchorId="4529FC2F" wp14:editId="4529FC30">
            <wp:extent cx="5486400" cy="30835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C5" w14:textId="1DBEAAD9" w:rsidR="000776CB" w:rsidRDefault="000776CB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تأكيد 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(إ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ضافة مستخدم جديد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</w:p>
    <w:p w14:paraId="4529FBC6" w14:textId="77777777" w:rsidR="000776CB" w:rsidRDefault="000776CB" w:rsidP="000776CB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C7" w14:textId="77777777" w:rsidR="000776CB" w:rsidRDefault="000776CB" w:rsidP="000776CB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noProof/>
          <w:sz w:val="24"/>
          <w:szCs w:val="24"/>
        </w:rPr>
        <w:drawing>
          <wp:inline distT="0" distB="0" distL="0" distR="0" wp14:anchorId="4529FC31" wp14:editId="4529FC32">
            <wp:extent cx="5475605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C8" w14:textId="77777777" w:rsidR="000776CB" w:rsidRDefault="000776C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rtl/>
        </w:rPr>
      </w:pPr>
      <w:r>
        <w:rPr>
          <w:rtl/>
        </w:rPr>
        <w:br w:type="page"/>
      </w:r>
    </w:p>
    <w:p w14:paraId="4529FBC9" w14:textId="36AD0805" w:rsidR="000776CB" w:rsidRPr="009D5FFF" w:rsidRDefault="000776CB" w:rsidP="00A1251E">
      <w:pPr>
        <w:pStyle w:val="Heading1"/>
        <w:numPr>
          <w:ilvl w:val="0"/>
          <w:numId w:val="1"/>
        </w:numPr>
        <w:bidi/>
        <w:spacing w:line="480" w:lineRule="auto"/>
      </w:pPr>
      <w:bookmarkStart w:id="9" w:name="_Toc407519064"/>
      <w:r w:rsidRPr="009D5FFF">
        <w:rPr>
          <w:rFonts w:cs="Times New Roman" w:hint="cs"/>
          <w:rtl/>
        </w:rPr>
        <w:lastRenderedPageBreak/>
        <w:t>دخول</w:t>
      </w:r>
      <w:r w:rsidRPr="009D5FFF">
        <w:rPr>
          <w:rFonts w:cs="Times New Roman"/>
          <w:rtl/>
        </w:rPr>
        <w:t xml:space="preserve"> </w:t>
      </w:r>
      <w:r w:rsidR="00A1251E">
        <w:rPr>
          <w:rFonts w:hint="cs"/>
          <w:rtl/>
        </w:rPr>
        <w:t>مدير تقنية المعلومات (</w:t>
      </w:r>
      <w:r w:rsidR="00A1251E" w:rsidRPr="00F06BCC">
        <w:t>CIO</w:t>
      </w:r>
      <w:r w:rsidR="00A1251E">
        <w:rPr>
          <w:rFonts w:hint="cs"/>
          <w:rtl/>
        </w:rPr>
        <w:t>)</w:t>
      </w:r>
      <w:r w:rsidR="00A1251E" w:rsidRPr="00215821">
        <w:rPr>
          <w:rFonts w:hint="cs"/>
          <w:rtl/>
        </w:rPr>
        <w:t xml:space="preserve"> </w:t>
      </w:r>
      <w:r w:rsidRPr="009D5FFF">
        <w:rPr>
          <w:rFonts w:cs="Times New Roman" w:hint="cs"/>
          <w:rtl/>
        </w:rPr>
        <w:t>و</w:t>
      </w:r>
      <w:r w:rsidR="00CF26FE">
        <w:rPr>
          <w:rFonts w:cs="Times New Roman" w:hint="cs"/>
          <w:rtl/>
        </w:rPr>
        <w:t>إ</w:t>
      </w:r>
      <w:r w:rsidRPr="009D5FFF">
        <w:rPr>
          <w:rFonts w:cs="Times New Roman" w:hint="cs"/>
          <w:rtl/>
        </w:rPr>
        <w:t>عطاء الصلاحيات</w:t>
      </w:r>
      <w:bookmarkEnd w:id="9"/>
      <w:r w:rsidR="00CF26FE">
        <w:rPr>
          <w:rFonts w:cs="Times New Roman" w:hint="cs"/>
          <w:rtl/>
        </w:rPr>
        <w:t>.</w:t>
      </w:r>
      <w:r w:rsidRPr="009D5FFF">
        <w:rPr>
          <w:rFonts w:cs="Times New Roman" w:hint="cs"/>
          <w:rtl/>
        </w:rPr>
        <w:t xml:space="preserve"> </w:t>
      </w:r>
    </w:p>
    <w:p w14:paraId="4529FBCA" w14:textId="18B819E5" w:rsidR="000776CB" w:rsidRPr="009D5FFF" w:rsidRDefault="000776CB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9D5FFF">
        <w:rPr>
          <w:rFonts w:asciiTheme="majorBidi" w:hAnsiTheme="majorBidi" w:cstheme="majorBidi"/>
          <w:b/>
          <w:bCs/>
          <w:sz w:val="24"/>
          <w:szCs w:val="24"/>
          <w:rtl/>
        </w:rPr>
        <w:t>الدخول على بوابة يس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ّ</w:t>
      </w:r>
      <w:r w:rsidRPr="009D5FFF">
        <w:rPr>
          <w:rFonts w:asciiTheme="majorBidi" w:hAnsiTheme="majorBidi" w:cstheme="majorBidi"/>
          <w:b/>
          <w:bCs/>
          <w:sz w:val="24"/>
          <w:szCs w:val="24"/>
          <w:rtl/>
        </w:rPr>
        <w:t>ر ال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إ</w:t>
      </w:r>
      <w:r w:rsidRPr="009D5FF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لكترونية </w:t>
      </w:r>
      <w:hyperlink r:id="rId39" w:history="1">
        <w:r w:rsidRPr="009D5FFF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http://www.yesser.gov.sa</w:t>
        </w:r>
      </w:hyperlink>
    </w:p>
    <w:p w14:paraId="4529FBCB" w14:textId="729C66B8" w:rsidR="000776CB" w:rsidRPr="00D80553" w:rsidRDefault="000776CB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9D5FFF">
        <w:rPr>
          <w:rFonts w:asciiTheme="majorBidi" w:hAnsiTheme="majorBidi" w:cstheme="majorBidi"/>
          <w:b/>
          <w:bCs/>
          <w:sz w:val="24"/>
          <w:szCs w:val="24"/>
          <w:rtl/>
        </w:rPr>
        <w:t>النقر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>ع</w:t>
      </w:r>
      <w:r w:rsidR="009F23C9"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لى 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(</w:t>
      </w:r>
      <w:r w:rsidR="009F23C9">
        <w:rPr>
          <w:rFonts w:asciiTheme="majorBidi" w:hAnsiTheme="majorBidi" w:cs="Times New Roman" w:hint="cs"/>
          <w:b/>
          <w:bCs/>
          <w:sz w:val="24"/>
          <w:szCs w:val="24"/>
          <w:rtl/>
        </w:rPr>
        <w:t>دخول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)،</w:t>
      </w:r>
      <w:r w:rsidR="001A1EDC"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 </w:t>
      </w:r>
      <w:r w:rsidRP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ثم 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اختيار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(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مسجل لدينا .. 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ا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>دخل ال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آ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>ن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).</w:t>
      </w:r>
    </w:p>
    <w:p w14:paraId="4529FBCC" w14:textId="77777777" w:rsidR="000776CB" w:rsidRPr="0065354F" w:rsidRDefault="000776CB" w:rsidP="000776CB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CD" w14:textId="77777777" w:rsidR="000776CB" w:rsidRPr="0065354F" w:rsidRDefault="000776CB" w:rsidP="000776CB">
      <w:pPr>
        <w:pStyle w:val="ListParagraph"/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65354F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33" wp14:editId="4529FC34">
            <wp:extent cx="5201376" cy="28007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FBCE" w14:textId="77777777" w:rsidR="000776CB" w:rsidRPr="0065354F" w:rsidRDefault="000776CB" w:rsidP="000776CB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CF" w14:textId="77777777" w:rsidR="000776CB" w:rsidRPr="0065354F" w:rsidRDefault="000776CB" w:rsidP="000776CB">
      <w:pPr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br w:type="page"/>
      </w:r>
    </w:p>
    <w:p w14:paraId="4529FBD0" w14:textId="751D8804" w:rsidR="000776CB" w:rsidRDefault="00CF26FE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>إ</w:t>
      </w:r>
      <w:r w:rsidR="000776CB">
        <w:rPr>
          <w:rFonts w:asciiTheme="majorBidi" w:hAnsiTheme="majorBidi" w:cstheme="majorBidi" w:hint="cs"/>
          <w:b/>
          <w:bCs/>
          <w:sz w:val="24"/>
          <w:szCs w:val="24"/>
          <w:rtl/>
        </w:rPr>
        <w:t>دخ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</w:t>
      </w:r>
      <w:r w:rsidR="000776CB">
        <w:rPr>
          <w:rFonts w:asciiTheme="majorBidi" w:hAnsiTheme="majorBidi" w:cstheme="majorBidi" w:hint="cs"/>
          <w:b/>
          <w:bCs/>
          <w:sz w:val="24"/>
          <w:szCs w:val="24"/>
          <w:rtl/>
        </w:rPr>
        <w:t>ل اسم المستخدم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 w:rsidR="000776C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وكلمة المرور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 w:rsidR="000776C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والضغط على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="000776CB">
        <w:rPr>
          <w:rFonts w:asciiTheme="majorBidi" w:hAnsiTheme="majorBidi" w:cstheme="majorBidi" w:hint="cs"/>
          <w:b/>
          <w:bCs/>
          <w:sz w:val="24"/>
          <w:szCs w:val="24"/>
          <w:rtl/>
        </w:rPr>
        <w:t>دخول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 w:rsidR="000776C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529FBD1" w14:textId="77777777" w:rsidR="000776CB" w:rsidRPr="00D80553" w:rsidRDefault="000776CB" w:rsidP="000776CB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D2" w14:textId="77777777" w:rsidR="000776CB" w:rsidRDefault="000776CB" w:rsidP="000776CB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35" wp14:editId="4529FC36">
            <wp:extent cx="5486400" cy="45186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D3" w14:textId="77777777" w:rsidR="000776CB" w:rsidRDefault="000776CB" w:rsidP="000776CB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D4" w14:textId="77777777" w:rsidR="000776CB" w:rsidRDefault="000776CB" w:rsidP="000776CB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D5" w14:textId="77777777" w:rsidR="000776CB" w:rsidRDefault="000776CB" w:rsidP="000776CB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D6" w14:textId="77777777" w:rsidR="000776CB" w:rsidRDefault="000776CB" w:rsidP="000776CB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D7" w14:textId="77777777" w:rsidR="000776CB" w:rsidRDefault="000776CB" w:rsidP="000776CB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D8" w14:textId="77777777" w:rsidR="000776CB" w:rsidRDefault="000776CB" w:rsidP="000776CB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D9" w14:textId="77777777" w:rsidR="000776CB" w:rsidRDefault="000776CB" w:rsidP="000776CB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DA" w14:textId="77777777" w:rsidR="000776CB" w:rsidRDefault="000776CB" w:rsidP="000776CB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DB" w14:textId="5F5E8AAF" w:rsidR="000776CB" w:rsidRDefault="000776CB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اختيار 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خدماتي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</w:t>
      </w:r>
    </w:p>
    <w:p w14:paraId="4529FBDC" w14:textId="77777777" w:rsidR="000776CB" w:rsidRDefault="000776CB" w:rsidP="000776CB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37" wp14:editId="4529FC38">
            <wp:extent cx="5486400" cy="37318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DD" w14:textId="77777777" w:rsidR="000776CB" w:rsidRDefault="000776CB" w:rsidP="000776CB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DE" w14:textId="16F2FDE4" w:rsidR="000776CB" w:rsidRDefault="000776CB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0C3251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اختيار 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Pr="000C3251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خدمات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يس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ّ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ر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</w:p>
    <w:p w14:paraId="4529FBDF" w14:textId="77777777" w:rsidR="000776CB" w:rsidRDefault="000776CB" w:rsidP="000776CB">
      <w:pPr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39" wp14:editId="4529FC3A">
            <wp:extent cx="5486400" cy="29451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E0" w14:textId="08F8064E" w:rsidR="000776CB" w:rsidRDefault="000776CB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النقر على 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(إ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دارة المستخدمين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529FBE1" w14:textId="77777777" w:rsidR="000776CB" w:rsidRDefault="000776CB" w:rsidP="000776CB">
      <w:pPr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3B" wp14:editId="4529FC3C">
            <wp:extent cx="5475605" cy="27222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E2" w14:textId="705AC87A" w:rsidR="000C3251" w:rsidRDefault="000776CB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اختيار الموظف المطلوب تعديل صلاحياته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1A1EDC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والضغط على زر 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="001A1EDC">
        <w:rPr>
          <w:rFonts w:asciiTheme="majorBidi" w:hAnsiTheme="majorBidi" w:cstheme="majorBidi" w:hint="cs"/>
          <w:b/>
          <w:bCs/>
          <w:sz w:val="24"/>
          <w:szCs w:val="24"/>
          <w:rtl/>
        </w:rPr>
        <w:t>تعديل الصلاحيات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 w:rsidR="001A1EDC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529FBE3" w14:textId="77777777" w:rsidR="001A1EDC" w:rsidRDefault="001A1EDC" w:rsidP="001A1EDC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noProof/>
          <w:sz w:val="24"/>
          <w:szCs w:val="24"/>
        </w:rPr>
        <w:drawing>
          <wp:inline distT="0" distB="0" distL="0" distR="0" wp14:anchorId="4529FC3D" wp14:editId="4529FC3E">
            <wp:extent cx="6089388" cy="263687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462" cy="263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E4" w14:textId="77777777" w:rsidR="001A1EDC" w:rsidRDefault="001A1EDC" w:rsidP="001A1EDC">
      <w:pPr>
        <w:bidi/>
        <w:spacing w:line="480" w:lineRule="auto"/>
        <w:ind w:left="81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E5" w14:textId="77777777" w:rsidR="001A1EDC" w:rsidRDefault="001A1EDC" w:rsidP="001A1EDC">
      <w:pPr>
        <w:bidi/>
        <w:spacing w:line="480" w:lineRule="auto"/>
        <w:ind w:left="81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E6" w14:textId="77777777" w:rsidR="001A1EDC" w:rsidRDefault="001A1EDC" w:rsidP="001A1EDC">
      <w:pPr>
        <w:bidi/>
        <w:spacing w:line="480" w:lineRule="auto"/>
        <w:ind w:left="81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E7" w14:textId="77777777" w:rsidR="001A1EDC" w:rsidRDefault="001A1EDC" w:rsidP="001A1EDC">
      <w:pPr>
        <w:bidi/>
        <w:spacing w:line="480" w:lineRule="auto"/>
        <w:ind w:left="81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E8" w14:textId="641B8AC9" w:rsidR="001A1EDC" w:rsidRPr="001A1EDC" w:rsidRDefault="001A1EDC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اختيار النظام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ثم الضغط على 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حفظ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</w:p>
    <w:p w14:paraId="4529FBE9" w14:textId="77777777" w:rsidR="001A1EDC" w:rsidRDefault="001A1EDC" w:rsidP="001A1EDC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noProof/>
          <w:sz w:val="24"/>
          <w:szCs w:val="24"/>
        </w:rPr>
        <w:drawing>
          <wp:inline distT="0" distB="0" distL="0" distR="0" wp14:anchorId="4529FC3F" wp14:editId="4529FC40">
            <wp:extent cx="4040505" cy="32429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EA" w14:textId="77777777" w:rsidR="001A1EDC" w:rsidRDefault="001A1EDC" w:rsidP="001A1EDC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EB" w14:textId="77777777" w:rsidR="001A1EDC" w:rsidRDefault="001A1EDC" w:rsidP="001A1EDC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EC" w14:textId="2E1693C3" w:rsidR="001A1EDC" w:rsidRDefault="009F23C9" w:rsidP="009F23C9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9F23C9">
        <w:rPr>
          <w:rFonts w:asciiTheme="majorBidi" w:hAnsiTheme="majorBidi" w:cs="Times New Roman"/>
          <w:b/>
          <w:bCs/>
          <w:sz w:val="24"/>
          <w:szCs w:val="24"/>
          <w:rtl/>
        </w:rPr>
        <w:t>8.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أ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>صبح للمستخدم صلاحيات للدخول على النظام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.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 </w:t>
      </w:r>
    </w:p>
    <w:p w14:paraId="4529FBED" w14:textId="77777777" w:rsidR="001A1EDC" w:rsidRDefault="001A1EDC" w:rsidP="001A1EDC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EE" w14:textId="77777777" w:rsidR="001A1EDC" w:rsidRDefault="001A1EDC" w:rsidP="001A1EDC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EF" w14:textId="77777777" w:rsidR="001A1EDC" w:rsidRDefault="001A1EDC" w:rsidP="001A1EDC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F0" w14:textId="77777777" w:rsidR="001A1EDC" w:rsidRDefault="001A1EDC" w:rsidP="001A1EDC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F1" w14:textId="77777777" w:rsidR="001A1EDC" w:rsidRDefault="001A1EDC" w:rsidP="001A1EDC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F2" w14:textId="77777777" w:rsidR="001A1EDC" w:rsidRDefault="001A1EDC" w:rsidP="001A1EDC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F3" w14:textId="77777777" w:rsidR="001A1EDC" w:rsidRDefault="001A1EDC" w:rsidP="001A1EDC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F4" w14:textId="3C8A5A58" w:rsidR="001A1EDC" w:rsidRDefault="001A1EDC" w:rsidP="00A1251E">
      <w:pPr>
        <w:pStyle w:val="Heading1"/>
        <w:numPr>
          <w:ilvl w:val="0"/>
          <w:numId w:val="1"/>
        </w:numPr>
        <w:bidi/>
        <w:spacing w:line="480" w:lineRule="auto"/>
        <w:rPr>
          <w:rFonts w:cs="Times New Roman"/>
          <w:rtl/>
        </w:rPr>
      </w:pPr>
      <w:r w:rsidRPr="001A1EDC">
        <w:rPr>
          <w:rFonts w:asciiTheme="majorBidi" w:hAnsiTheme="majorBidi" w:hint="cs"/>
          <w:sz w:val="24"/>
          <w:szCs w:val="24"/>
          <w:rtl/>
        </w:rPr>
        <w:lastRenderedPageBreak/>
        <w:t xml:space="preserve"> </w:t>
      </w:r>
      <w:bookmarkStart w:id="10" w:name="_Toc407519065"/>
      <w:r w:rsidRPr="001A1EDC">
        <w:rPr>
          <w:rFonts w:cs="Times New Roman" w:hint="cs"/>
          <w:rtl/>
        </w:rPr>
        <w:t>دخول</w:t>
      </w:r>
      <w:r>
        <w:rPr>
          <w:rFonts w:cs="Times New Roman" w:hint="cs"/>
          <w:rtl/>
        </w:rPr>
        <w:t xml:space="preserve"> موظف الجهة ال</w:t>
      </w:r>
      <w:r w:rsidR="009D5FFF">
        <w:rPr>
          <w:rFonts w:cs="Times New Roman" w:hint="cs"/>
          <w:rtl/>
        </w:rPr>
        <w:t xml:space="preserve">حكومية الذي تم </w:t>
      </w:r>
      <w:r w:rsidR="00CF26FE">
        <w:rPr>
          <w:rFonts w:cs="Times New Roman" w:hint="cs"/>
          <w:rtl/>
        </w:rPr>
        <w:t>إ</w:t>
      </w:r>
      <w:r w:rsidR="009D5FFF">
        <w:rPr>
          <w:rFonts w:cs="Times New Roman" w:hint="cs"/>
          <w:rtl/>
        </w:rPr>
        <w:t>ضافته و</w:t>
      </w:r>
      <w:r w:rsidR="00CF26FE">
        <w:rPr>
          <w:rFonts w:cs="Times New Roman" w:hint="cs"/>
          <w:rtl/>
        </w:rPr>
        <w:t>إ</w:t>
      </w:r>
      <w:r w:rsidR="009D5FFF">
        <w:rPr>
          <w:rFonts w:cs="Times New Roman" w:hint="cs"/>
          <w:rtl/>
        </w:rPr>
        <w:t>عطاء صلاحيات له</w:t>
      </w:r>
      <w:bookmarkEnd w:id="10"/>
      <w:r w:rsidR="009D5FFF">
        <w:rPr>
          <w:rFonts w:cs="Times New Roman" w:hint="cs"/>
          <w:rtl/>
        </w:rPr>
        <w:t xml:space="preserve">   </w:t>
      </w:r>
    </w:p>
    <w:p w14:paraId="4529FBF5" w14:textId="77777777" w:rsidR="009D5FFF" w:rsidRPr="009D5FFF" w:rsidRDefault="009D5FFF" w:rsidP="009D5FFF">
      <w:pPr>
        <w:bidi/>
        <w:jc w:val="center"/>
        <w:rPr>
          <w:rtl/>
        </w:rPr>
      </w:pPr>
    </w:p>
    <w:p w14:paraId="4529FBF6" w14:textId="23C1E91B" w:rsidR="009D5FFF" w:rsidRPr="009D5FFF" w:rsidRDefault="009D5FFF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9D5FFF">
        <w:rPr>
          <w:rFonts w:asciiTheme="majorBidi" w:hAnsiTheme="majorBidi" w:cstheme="majorBidi"/>
          <w:b/>
          <w:bCs/>
          <w:sz w:val="24"/>
          <w:szCs w:val="24"/>
          <w:rtl/>
        </w:rPr>
        <w:t>الدخول على بوابة يس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ّ</w:t>
      </w:r>
      <w:r w:rsidRPr="009D5FFF">
        <w:rPr>
          <w:rFonts w:asciiTheme="majorBidi" w:hAnsiTheme="majorBidi" w:cstheme="majorBidi"/>
          <w:b/>
          <w:bCs/>
          <w:sz w:val="24"/>
          <w:szCs w:val="24"/>
          <w:rtl/>
        </w:rPr>
        <w:t>ر ال</w:t>
      </w:r>
      <w:r w:rsidR="00CF26FE">
        <w:rPr>
          <w:rFonts w:asciiTheme="majorBidi" w:hAnsiTheme="majorBidi" w:cstheme="majorBidi" w:hint="cs"/>
          <w:b/>
          <w:bCs/>
          <w:sz w:val="24"/>
          <w:szCs w:val="24"/>
          <w:rtl/>
        </w:rPr>
        <w:t>إ</w:t>
      </w:r>
      <w:r w:rsidRPr="009D5FF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لكترونية </w:t>
      </w:r>
      <w:hyperlink r:id="rId42" w:history="1">
        <w:r w:rsidRPr="009D5FFF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http://www.yesser.gov.sa</w:t>
        </w:r>
      </w:hyperlink>
    </w:p>
    <w:p w14:paraId="4529FBF7" w14:textId="03ABC994" w:rsidR="009D5FFF" w:rsidRPr="00D80553" w:rsidRDefault="009D5FFF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9D5FFF">
        <w:rPr>
          <w:rFonts w:asciiTheme="majorBidi" w:hAnsiTheme="majorBidi" w:cstheme="majorBidi"/>
          <w:b/>
          <w:bCs/>
          <w:sz w:val="24"/>
          <w:szCs w:val="24"/>
          <w:rtl/>
        </w:rPr>
        <w:t>النقر</w:t>
      </w:r>
      <w:r w:rsidRPr="00D80553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>ع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لى 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(</w:t>
      </w:r>
      <w:r w:rsidR="009F23C9">
        <w:rPr>
          <w:rFonts w:asciiTheme="majorBidi" w:hAnsiTheme="majorBidi" w:cs="Times New Roman" w:hint="cs"/>
          <w:b/>
          <w:bCs/>
          <w:sz w:val="24"/>
          <w:szCs w:val="24"/>
          <w:rtl/>
        </w:rPr>
        <w:t>دخول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)،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 </w:t>
      </w:r>
      <w:r w:rsidRPr="00D80553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ثم </w:t>
      </w:r>
      <w:r w:rsidRPr="00D80553">
        <w:rPr>
          <w:rFonts w:asciiTheme="majorBidi" w:hAnsiTheme="majorBidi" w:cs="Times New Roman" w:hint="cs"/>
          <w:b/>
          <w:bCs/>
          <w:sz w:val="24"/>
          <w:szCs w:val="24"/>
          <w:rtl/>
        </w:rPr>
        <w:t>اختيار</w:t>
      </w:r>
      <w:r w:rsidRPr="00D80553">
        <w:rPr>
          <w:rFonts w:asciiTheme="majorBidi" w:hAnsiTheme="majorBidi" w:cs="Times New Roman"/>
          <w:b/>
          <w:bCs/>
          <w:sz w:val="24"/>
          <w:szCs w:val="24"/>
          <w:rtl/>
        </w:rPr>
        <w:t xml:space="preserve"> 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(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مسجل لدينا .. 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ا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>دخل ال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آ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>ن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).</w:t>
      </w:r>
    </w:p>
    <w:p w14:paraId="4529FBF8" w14:textId="77777777" w:rsidR="009D5FFF" w:rsidRPr="00CF26FE" w:rsidRDefault="009D5FFF" w:rsidP="009D5FFF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F9" w14:textId="77777777" w:rsidR="009D5FFF" w:rsidRPr="0065354F" w:rsidRDefault="009D5FFF" w:rsidP="009D5FFF">
      <w:pPr>
        <w:pStyle w:val="ListParagraph"/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65354F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41" wp14:editId="4529FC42">
            <wp:extent cx="5201376" cy="280074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FBFA" w14:textId="77777777" w:rsidR="009D5FFF" w:rsidRPr="0065354F" w:rsidRDefault="009D5FFF" w:rsidP="009D5FFF">
      <w:pPr>
        <w:pStyle w:val="ListParagraph"/>
        <w:bidi/>
        <w:spacing w:line="480" w:lineRule="auto"/>
        <w:ind w:left="144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BFB" w14:textId="77777777" w:rsidR="009D5FFF" w:rsidRPr="0065354F" w:rsidRDefault="009D5FFF" w:rsidP="009D5FFF">
      <w:pPr>
        <w:spacing w:line="480" w:lineRule="auto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65354F">
        <w:rPr>
          <w:rFonts w:asciiTheme="majorBidi" w:hAnsiTheme="majorBidi" w:cstheme="majorBidi"/>
          <w:b/>
          <w:bCs/>
          <w:sz w:val="24"/>
          <w:szCs w:val="24"/>
          <w:rtl/>
        </w:rPr>
        <w:br w:type="page"/>
      </w:r>
    </w:p>
    <w:p w14:paraId="4529FBFC" w14:textId="7060E377" w:rsidR="009D5FFF" w:rsidRDefault="00CF26FE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>إ</w:t>
      </w:r>
      <w:r w:rsidR="009D5FFF">
        <w:rPr>
          <w:rFonts w:asciiTheme="majorBidi" w:hAnsiTheme="majorBidi" w:cstheme="majorBidi" w:hint="cs"/>
          <w:b/>
          <w:bCs/>
          <w:sz w:val="24"/>
          <w:szCs w:val="24"/>
          <w:rtl/>
        </w:rPr>
        <w:t>دخ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</w:t>
      </w:r>
      <w:r w:rsidR="009D5FFF">
        <w:rPr>
          <w:rFonts w:asciiTheme="majorBidi" w:hAnsiTheme="majorBidi" w:cstheme="majorBidi" w:hint="cs"/>
          <w:b/>
          <w:bCs/>
          <w:sz w:val="24"/>
          <w:szCs w:val="24"/>
          <w:rtl/>
        </w:rPr>
        <w:t>ل اسم المستخدم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 w:rsidR="009D5FFF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وكلمة المرور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،</w:t>
      </w:r>
      <w:r w:rsidR="009D5FFF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والضغط على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(</w:t>
      </w:r>
      <w:r w:rsidR="009D5FFF">
        <w:rPr>
          <w:rFonts w:asciiTheme="majorBidi" w:hAnsiTheme="majorBidi" w:cstheme="majorBidi" w:hint="cs"/>
          <w:b/>
          <w:bCs/>
          <w:sz w:val="24"/>
          <w:szCs w:val="24"/>
          <w:rtl/>
        </w:rPr>
        <w:t>دخول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).</w:t>
      </w:r>
      <w:r w:rsidR="009D5FFF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</w:p>
    <w:p w14:paraId="4529FBFD" w14:textId="77777777" w:rsidR="009D5FFF" w:rsidRPr="00D80553" w:rsidRDefault="009D5FFF" w:rsidP="009D5FFF">
      <w:pPr>
        <w:pStyle w:val="ListParagraph"/>
        <w:bidi/>
        <w:spacing w:line="480" w:lineRule="auto"/>
        <w:ind w:left="1170"/>
        <w:rPr>
          <w:rFonts w:asciiTheme="majorBidi" w:hAnsiTheme="majorBidi" w:cstheme="majorBidi"/>
          <w:b/>
          <w:bCs/>
          <w:sz w:val="24"/>
          <w:szCs w:val="24"/>
        </w:rPr>
      </w:pPr>
    </w:p>
    <w:p w14:paraId="4529FBFE" w14:textId="77777777" w:rsidR="0067767E" w:rsidRDefault="009D5FFF" w:rsidP="009D5FFF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529FC43" wp14:editId="4529FC44">
            <wp:extent cx="5486400" cy="4518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BFF" w14:textId="77777777" w:rsidR="0067767E" w:rsidRDefault="0067767E" w:rsidP="0067767E">
      <w:pPr>
        <w:rPr>
          <w:rtl/>
        </w:rPr>
      </w:pPr>
      <w:r>
        <w:rPr>
          <w:rtl/>
        </w:rPr>
        <w:br w:type="page"/>
      </w:r>
    </w:p>
    <w:p w14:paraId="4529FC00" w14:textId="77777777" w:rsidR="009D5FFF" w:rsidRDefault="009D5FFF" w:rsidP="009D5FFF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529FC01" w14:textId="0777E442" w:rsidR="009D5FFF" w:rsidRDefault="0067767E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="Times New Roman"/>
          <w:b/>
          <w:bCs/>
          <w:sz w:val="24"/>
          <w:szCs w:val="24"/>
          <w:rtl/>
        </w:rPr>
      </w:pP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اختيار 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(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>خدمات يسر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)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 من قائمة 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(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>خدماتي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).</w:t>
      </w:r>
      <w:r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 </w:t>
      </w:r>
    </w:p>
    <w:p w14:paraId="4529FC02" w14:textId="77777777" w:rsidR="0067767E" w:rsidRDefault="0067767E" w:rsidP="0067767E">
      <w:pPr>
        <w:pStyle w:val="ListParagraph"/>
        <w:bidi/>
        <w:spacing w:line="480" w:lineRule="auto"/>
        <w:ind w:left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noProof/>
          <w:sz w:val="24"/>
          <w:szCs w:val="24"/>
        </w:rPr>
        <w:drawing>
          <wp:inline distT="0" distB="0" distL="0" distR="0" wp14:anchorId="4529FC45" wp14:editId="4529FC46">
            <wp:extent cx="5486400" cy="26473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FC03" w14:textId="50034EFB" w:rsidR="001A1EDC" w:rsidRDefault="0067767E" w:rsidP="00A1251E">
      <w:pPr>
        <w:pStyle w:val="ListParagraph"/>
        <w:numPr>
          <w:ilvl w:val="1"/>
          <w:numId w:val="1"/>
        </w:numPr>
        <w:bidi/>
        <w:spacing w:line="480" w:lineRule="auto"/>
        <w:rPr>
          <w:rFonts w:asciiTheme="majorBidi" w:hAnsiTheme="majorBidi" w:cs="Times New Roman"/>
          <w:b/>
          <w:bCs/>
          <w:sz w:val="24"/>
          <w:szCs w:val="24"/>
        </w:rPr>
      </w:pPr>
      <w:r w:rsidRPr="0067767E"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اختيار النظام 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أ</w:t>
      </w:r>
      <w:r w:rsidRPr="0067767E">
        <w:rPr>
          <w:rFonts w:asciiTheme="majorBidi" w:hAnsiTheme="majorBidi" w:cs="Times New Roman" w:hint="cs"/>
          <w:b/>
          <w:bCs/>
          <w:sz w:val="24"/>
          <w:szCs w:val="24"/>
          <w:rtl/>
        </w:rPr>
        <w:t>و الخدمة المطلوبة</w:t>
      </w:r>
      <w:r w:rsidR="00CF26FE">
        <w:rPr>
          <w:rFonts w:asciiTheme="majorBidi" w:hAnsiTheme="majorBidi" w:cs="Times New Roman" w:hint="cs"/>
          <w:b/>
          <w:bCs/>
          <w:sz w:val="24"/>
          <w:szCs w:val="24"/>
          <w:rtl/>
        </w:rPr>
        <w:t>.</w:t>
      </w:r>
      <w:r w:rsidRPr="0067767E">
        <w:rPr>
          <w:rFonts w:asciiTheme="majorBidi" w:hAnsiTheme="majorBidi" w:cs="Times New Roman" w:hint="cs"/>
          <w:b/>
          <w:bCs/>
          <w:sz w:val="24"/>
          <w:szCs w:val="24"/>
          <w:rtl/>
        </w:rPr>
        <w:t xml:space="preserve"> </w:t>
      </w:r>
    </w:p>
    <w:p w14:paraId="4529FC04" w14:textId="77777777" w:rsidR="0067767E" w:rsidRPr="0067767E" w:rsidRDefault="0067767E" w:rsidP="00085FCB">
      <w:pPr>
        <w:pStyle w:val="ListParagraph"/>
        <w:bidi/>
        <w:spacing w:line="480" w:lineRule="auto"/>
        <w:rPr>
          <w:rFonts w:asciiTheme="majorBidi" w:hAnsiTheme="majorBidi" w:cs="Times New Roman"/>
          <w:b/>
          <w:bCs/>
          <w:sz w:val="24"/>
          <w:szCs w:val="24"/>
        </w:rPr>
      </w:pPr>
      <w:r>
        <w:rPr>
          <w:rFonts w:asciiTheme="majorBidi" w:hAnsiTheme="majorBidi" w:cs="Times New Roman"/>
          <w:b/>
          <w:bCs/>
          <w:noProof/>
          <w:sz w:val="24"/>
          <w:szCs w:val="24"/>
        </w:rPr>
        <w:drawing>
          <wp:inline distT="0" distB="0" distL="0" distR="0" wp14:anchorId="4529FC47" wp14:editId="4529FC48">
            <wp:extent cx="5295265" cy="4295775"/>
            <wp:effectExtent l="0" t="0" r="63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767E" w:rsidRPr="0067767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B87F1C" w14:textId="77777777" w:rsidR="00356358" w:rsidRDefault="00356358" w:rsidP="00F06BCC">
      <w:pPr>
        <w:spacing w:after="0" w:line="240" w:lineRule="auto"/>
      </w:pPr>
      <w:r>
        <w:separator/>
      </w:r>
    </w:p>
  </w:endnote>
  <w:endnote w:type="continuationSeparator" w:id="0">
    <w:p w14:paraId="4096CCE6" w14:textId="77777777" w:rsidR="00356358" w:rsidRDefault="00356358" w:rsidP="00F06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29FC4E" w14:textId="77777777" w:rsidR="0067767E" w:rsidRDefault="0067767E" w:rsidP="00D46507">
    <w:pPr>
      <w:pStyle w:val="Footer"/>
      <w:jc w:val="both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C1BB41" w14:textId="77777777" w:rsidR="00356358" w:rsidRDefault="00356358" w:rsidP="00F06BCC">
      <w:pPr>
        <w:spacing w:after="0" w:line="240" w:lineRule="auto"/>
      </w:pPr>
      <w:r>
        <w:separator/>
      </w:r>
    </w:p>
  </w:footnote>
  <w:footnote w:type="continuationSeparator" w:id="0">
    <w:p w14:paraId="2C15DFBF" w14:textId="77777777" w:rsidR="00356358" w:rsidRDefault="00356358" w:rsidP="00F06B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29FC4D" w14:textId="77777777" w:rsidR="0067767E" w:rsidRDefault="0067767E" w:rsidP="00D46507">
    <w:pPr>
      <w:pStyle w:val="Header"/>
      <w:ind w:right="-6"/>
    </w:pPr>
    <w:r>
      <w:rPr>
        <w:noProof/>
      </w:rPr>
      <mc:AlternateContent>
        <mc:Choice Requires="wpc">
          <w:drawing>
            <wp:inline distT="0" distB="0" distL="0" distR="0" wp14:anchorId="4529FC4F" wp14:editId="4529FC50">
              <wp:extent cx="7710805" cy="10744200"/>
              <wp:effectExtent l="0" t="0" r="4445" b="0"/>
              <wp:docPr id="43" name="Canvas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/>
                  </wpc:wpc>
                </a:graphicData>
              </a:graphic>
            </wp:inline>
          </w:drawing>
        </mc:Choice>
        <mc:Fallback>
          <w:pict>
            <v:group id="Canvas 7" o:spid="_x0000_s1026" editas="canvas" style="width:607.15pt;height:846pt;mso-position-horizontal-relative:char;mso-position-vertical-relative:line" coordsize="77108,107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77108;height:107442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7BD2"/>
    <w:multiLevelType w:val="hybridMultilevel"/>
    <w:tmpl w:val="7AFA6B98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>
    <w:nsid w:val="05163B1D"/>
    <w:multiLevelType w:val="hybridMultilevel"/>
    <w:tmpl w:val="F3D86D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2D0890"/>
    <w:multiLevelType w:val="hybridMultilevel"/>
    <w:tmpl w:val="F3D86D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AD5D58"/>
    <w:multiLevelType w:val="hybridMultilevel"/>
    <w:tmpl w:val="31BE9D2E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>
    <w:nsid w:val="168D55BB"/>
    <w:multiLevelType w:val="hybridMultilevel"/>
    <w:tmpl w:val="B902F5C6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>
    <w:nsid w:val="19563EC1"/>
    <w:multiLevelType w:val="hybridMultilevel"/>
    <w:tmpl w:val="78665646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>
    <w:nsid w:val="208127EF"/>
    <w:multiLevelType w:val="hybridMultilevel"/>
    <w:tmpl w:val="48B24344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>
    <w:nsid w:val="27C444A4"/>
    <w:multiLevelType w:val="hybridMultilevel"/>
    <w:tmpl w:val="04F6C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CB7159"/>
    <w:multiLevelType w:val="hybridMultilevel"/>
    <w:tmpl w:val="60B44D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99966A9"/>
    <w:multiLevelType w:val="hybridMultilevel"/>
    <w:tmpl w:val="5D7A6B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E841DD"/>
    <w:multiLevelType w:val="hybridMultilevel"/>
    <w:tmpl w:val="1C067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256190"/>
    <w:multiLevelType w:val="hybridMultilevel"/>
    <w:tmpl w:val="16643DEC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>
    <w:nsid w:val="45B9147B"/>
    <w:multiLevelType w:val="hybridMultilevel"/>
    <w:tmpl w:val="3BF44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905546"/>
    <w:multiLevelType w:val="hybridMultilevel"/>
    <w:tmpl w:val="624455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18F2BCE"/>
    <w:multiLevelType w:val="hybridMultilevel"/>
    <w:tmpl w:val="8174C88A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5">
    <w:nsid w:val="54F1616D"/>
    <w:multiLevelType w:val="hybridMultilevel"/>
    <w:tmpl w:val="B1EE93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4FB3275"/>
    <w:multiLevelType w:val="hybridMultilevel"/>
    <w:tmpl w:val="E49CB5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7073D0F"/>
    <w:multiLevelType w:val="hybridMultilevel"/>
    <w:tmpl w:val="69DA6D66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8">
    <w:nsid w:val="6C7F0836"/>
    <w:multiLevelType w:val="hybridMultilevel"/>
    <w:tmpl w:val="71F64E3A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9">
    <w:nsid w:val="6E19789A"/>
    <w:multiLevelType w:val="hybridMultilevel"/>
    <w:tmpl w:val="FF98FFE8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0">
    <w:nsid w:val="7DB4270C"/>
    <w:multiLevelType w:val="hybridMultilevel"/>
    <w:tmpl w:val="4694F0C4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1"/>
  </w:num>
  <w:num w:numId="2">
    <w:abstractNumId w:val="8"/>
  </w:num>
  <w:num w:numId="3">
    <w:abstractNumId w:val="15"/>
  </w:num>
  <w:num w:numId="4">
    <w:abstractNumId w:val="13"/>
  </w:num>
  <w:num w:numId="5">
    <w:abstractNumId w:val="9"/>
  </w:num>
  <w:num w:numId="6">
    <w:abstractNumId w:val="16"/>
  </w:num>
  <w:num w:numId="7">
    <w:abstractNumId w:val="10"/>
  </w:num>
  <w:num w:numId="8">
    <w:abstractNumId w:val="7"/>
  </w:num>
  <w:num w:numId="9">
    <w:abstractNumId w:val="17"/>
  </w:num>
  <w:num w:numId="10">
    <w:abstractNumId w:val="19"/>
  </w:num>
  <w:num w:numId="11">
    <w:abstractNumId w:val="5"/>
  </w:num>
  <w:num w:numId="12">
    <w:abstractNumId w:val="20"/>
  </w:num>
  <w:num w:numId="13">
    <w:abstractNumId w:val="11"/>
  </w:num>
  <w:num w:numId="14">
    <w:abstractNumId w:val="14"/>
  </w:num>
  <w:num w:numId="15">
    <w:abstractNumId w:val="6"/>
  </w:num>
  <w:num w:numId="16">
    <w:abstractNumId w:val="3"/>
  </w:num>
  <w:num w:numId="17">
    <w:abstractNumId w:val="0"/>
  </w:num>
  <w:num w:numId="18">
    <w:abstractNumId w:val="4"/>
  </w:num>
  <w:num w:numId="19">
    <w:abstractNumId w:val="12"/>
  </w:num>
  <w:num w:numId="20">
    <w:abstractNumId w:val="18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BCC"/>
    <w:rsid w:val="000776CB"/>
    <w:rsid w:val="00085FCB"/>
    <w:rsid w:val="000C3251"/>
    <w:rsid w:val="001019B0"/>
    <w:rsid w:val="001154EA"/>
    <w:rsid w:val="001316D3"/>
    <w:rsid w:val="001A1EDC"/>
    <w:rsid w:val="00215821"/>
    <w:rsid w:val="00297855"/>
    <w:rsid w:val="002B0451"/>
    <w:rsid w:val="00356358"/>
    <w:rsid w:val="003C1951"/>
    <w:rsid w:val="005531F1"/>
    <w:rsid w:val="00611B4D"/>
    <w:rsid w:val="00650A63"/>
    <w:rsid w:val="0065354F"/>
    <w:rsid w:val="0067767E"/>
    <w:rsid w:val="006B54BB"/>
    <w:rsid w:val="006D09A2"/>
    <w:rsid w:val="006E3A10"/>
    <w:rsid w:val="007255B8"/>
    <w:rsid w:val="008768A0"/>
    <w:rsid w:val="009D5FFF"/>
    <w:rsid w:val="009F23C9"/>
    <w:rsid w:val="00A1251E"/>
    <w:rsid w:val="00A13B85"/>
    <w:rsid w:val="00B34AFA"/>
    <w:rsid w:val="00CA6224"/>
    <w:rsid w:val="00CF26FE"/>
    <w:rsid w:val="00D80553"/>
    <w:rsid w:val="00DF6515"/>
    <w:rsid w:val="00E71D84"/>
    <w:rsid w:val="00EC05F3"/>
    <w:rsid w:val="00EC3177"/>
    <w:rsid w:val="00EE0EE6"/>
    <w:rsid w:val="00F06BCC"/>
    <w:rsid w:val="00F72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9FB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6B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eading 2-A.1sub,h2,GE Heading Level 2,DMT Heading 2,H2,Heading 2 Char1 Char,Heading 2N,2,sub-sect,dd heading 2,dh2,A,Main Heading,Heading 2subnumbered,PARA2,PARA21,PARA22,PARA23,PARA24,PARA25,PARA26,PARA27,PARA28,PARA29,PARA211,PARA221,l2"/>
    <w:basedOn w:val="Normal"/>
    <w:next w:val="Normal"/>
    <w:link w:val="Heading2Char"/>
    <w:autoRedefine/>
    <w:uiPriority w:val="99"/>
    <w:unhideWhenUsed/>
    <w:qFormat/>
    <w:rsid w:val="00E71D84"/>
    <w:pPr>
      <w:pBdr>
        <w:bottom w:val="double" w:sz="4" w:space="1" w:color="auto"/>
      </w:pBdr>
      <w:spacing w:before="200" w:after="0"/>
      <w:contextualSpacing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BCC"/>
    <w:pPr>
      <w:ind w:left="720"/>
      <w:contextualSpacing/>
    </w:pPr>
  </w:style>
  <w:style w:type="paragraph" w:styleId="Header">
    <w:name w:val="header"/>
    <w:aliases w:val="ho,header odd,Alt Header,Heading 11,h,index"/>
    <w:basedOn w:val="Normal"/>
    <w:link w:val="HeaderChar"/>
    <w:unhideWhenUsed/>
    <w:rsid w:val="00F06B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aliases w:val="ho Char,header odd Char,Alt Header Char,Heading 11 Char,h Char,index Char"/>
    <w:basedOn w:val="DefaultParagraphFont"/>
    <w:link w:val="Header"/>
    <w:rsid w:val="00F06BCC"/>
  </w:style>
  <w:style w:type="paragraph" w:styleId="Footer">
    <w:name w:val="footer"/>
    <w:basedOn w:val="Normal"/>
    <w:link w:val="FooterChar"/>
    <w:unhideWhenUsed/>
    <w:rsid w:val="00F06B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F06BCC"/>
  </w:style>
  <w:style w:type="character" w:customStyle="1" w:styleId="Heading1Char">
    <w:name w:val="Heading 1 Char"/>
    <w:basedOn w:val="DefaultParagraphFont"/>
    <w:link w:val="Heading1"/>
    <w:uiPriority w:val="9"/>
    <w:rsid w:val="00F06B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06BC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6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BCC"/>
    <w:rPr>
      <w:rFonts w:ascii="Tahoma" w:hAnsi="Tahoma" w:cs="Tahoma"/>
      <w:sz w:val="16"/>
      <w:szCs w:val="16"/>
    </w:rPr>
  </w:style>
  <w:style w:type="paragraph" w:customStyle="1" w:styleId="Garde1">
    <w:name w:val="Garde 1"/>
    <w:basedOn w:val="Normal"/>
    <w:rsid w:val="0067767E"/>
    <w:pPr>
      <w:tabs>
        <w:tab w:val="left" w:pos="1552"/>
      </w:tabs>
      <w:spacing w:after="0" w:line="240" w:lineRule="auto"/>
      <w:ind w:right="2409"/>
      <w:jc w:val="center"/>
    </w:pPr>
    <w:rPr>
      <w:rFonts w:ascii="Arial" w:eastAsia="Times New Roman" w:hAnsi="Arial" w:cs="Times New Roman"/>
      <w:b/>
      <w:i/>
      <w:sz w:val="44"/>
      <w:szCs w:val="20"/>
      <w:lang w:eastAsia="fr-FR"/>
    </w:rPr>
  </w:style>
  <w:style w:type="paragraph" w:styleId="TOC1">
    <w:name w:val="toc 1"/>
    <w:basedOn w:val="Normal"/>
    <w:next w:val="Normal"/>
    <w:autoRedefine/>
    <w:uiPriority w:val="39"/>
    <w:rsid w:val="0067767E"/>
    <w:pPr>
      <w:tabs>
        <w:tab w:val="left" w:pos="440"/>
        <w:tab w:val="right" w:leader="dot" w:pos="9345"/>
      </w:tabs>
      <w:spacing w:after="0" w:line="240" w:lineRule="auto"/>
      <w:jc w:val="both"/>
    </w:pPr>
    <w:rPr>
      <w:rFonts w:ascii="Calibri" w:eastAsia="Times New Roman" w:hAnsi="Calibri" w:cs="Calibri"/>
      <w:b/>
      <w:noProof/>
      <w:color w:val="000080"/>
      <w:szCs w:val="20"/>
      <w:lang w:eastAsia="fr-FR"/>
    </w:rPr>
  </w:style>
  <w:style w:type="paragraph" w:styleId="TOC2">
    <w:name w:val="toc 2"/>
    <w:basedOn w:val="Normal"/>
    <w:next w:val="Normal"/>
    <w:autoRedefine/>
    <w:uiPriority w:val="39"/>
    <w:rsid w:val="0067767E"/>
    <w:pPr>
      <w:tabs>
        <w:tab w:val="left" w:pos="880"/>
        <w:tab w:val="right" w:leader="dot" w:pos="9345"/>
      </w:tabs>
      <w:spacing w:after="0" w:line="240" w:lineRule="auto"/>
      <w:ind w:left="220"/>
      <w:jc w:val="both"/>
    </w:pPr>
    <w:rPr>
      <w:rFonts w:ascii="Calibri" w:eastAsia="Times New Roman" w:hAnsi="Calibri" w:cs="Calibri"/>
      <w:b/>
      <w:noProof/>
      <w:color w:val="000080"/>
      <w:szCs w:val="20"/>
      <w:lang w:eastAsia="fr-FR"/>
    </w:rPr>
  </w:style>
  <w:style w:type="character" w:styleId="PageNumber">
    <w:name w:val="page number"/>
    <w:basedOn w:val="DefaultParagraphFont"/>
    <w:rsid w:val="0067767E"/>
  </w:style>
  <w:style w:type="paragraph" w:customStyle="1" w:styleId="tableauTitre">
    <w:name w:val="tableau Titre"/>
    <w:basedOn w:val="Normal"/>
    <w:next w:val="BodyText"/>
    <w:rsid w:val="0067767E"/>
    <w:pPr>
      <w:pBdr>
        <w:top w:val="single" w:sz="4" w:space="1" w:color="000080" w:shadow="1"/>
        <w:left w:val="single" w:sz="4" w:space="6" w:color="000080" w:shadow="1"/>
        <w:bottom w:val="single" w:sz="4" w:space="1" w:color="000080" w:shadow="1"/>
        <w:right w:val="single" w:sz="4" w:space="12" w:color="000080" w:shadow="1"/>
      </w:pBdr>
      <w:shd w:val="clear" w:color="auto" w:fill="000080"/>
      <w:spacing w:before="120" w:after="120" w:line="240" w:lineRule="auto"/>
      <w:ind w:right="284"/>
      <w:jc w:val="center"/>
    </w:pPr>
    <w:rPr>
      <w:rFonts w:ascii="Verdana" w:eastAsia="Times New Roman" w:hAnsi="Verdana" w:cs="Times New Roman"/>
      <w:b/>
      <w:sz w:val="24"/>
      <w:szCs w:val="20"/>
      <w:lang w:eastAsia="fr-FR"/>
    </w:rPr>
  </w:style>
  <w:style w:type="paragraph" w:styleId="BodyText3">
    <w:name w:val="Body Text 3"/>
    <w:basedOn w:val="Normal"/>
    <w:link w:val="BodyText3Char"/>
    <w:rsid w:val="0067767E"/>
    <w:pPr>
      <w:spacing w:after="0" w:line="240" w:lineRule="auto"/>
      <w:jc w:val="right"/>
    </w:pPr>
    <w:rPr>
      <w:rFonts w:ascii="Tahoma" w:eastAsia="Times New Roman" w:hAnsi="Tahoma" w:cs="Times New Roman"/>
      <w:b/>
      <w:color w:val="000080"/>
      <w:sz w:val="52"/>
      <w:szCs w:val="20"/>
      <w:lang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BodyText3Char">
    <w:name w:val="Body Text 3 Char"/>
    <w:basedOn w:val="DefaultParagraphFont"/>
    <w:link w:val="BodyText3"/>
    <w:rsid w:val="0067767E"/>
    <w:rPr>
      <w:rFonts w:ascii="Tahoma" w:eastAsia="Times New Roman" w:hAnsi="Tahoma" w:cs="Times New Roman"/>
      <w:b/>
      <w:color w:val="000080"/>
      <w:sz w:val="52"/>
      <w:szCs w:val="20"/>
      <w:lang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ommentText">
    <w:name w:val="annotation text"/>
    <w:basedOn w:val="Normal"/>
    <w:link w:val="CommentTextChar"/>
    <w:uiPriority w:val="99"/>
    <w:unhideWhenUsed/>
    <w:rsid w:val="0067767E"/>
    <w:pPr>
      <w:spacing w:after="0" w:line="240" w:lineRule="auto"/>
      <w:jc w:val="both"/>
    </w:pPr>
    <w:rPr>
      <w:rFonts w:ascii="Arial" w:eastAsia="Times New Roman" w:hAnsi="Arial" w:cs="Times New Roman"/>
      <w:sz w:val="20"/>
      <w:szCs w:val="20"/>
      <w:lang w:eastAsia="fr-FR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7767E"/>
    <w:rPr>
      <w:rFonts w:ascii="Arial" w:eastAsia="Times New Roman" w:hAnsi="Arial" w:cs="Times New Roman"/>
      <w:sz w:val="20"/>
      <w:szCs w:val="20"/>
      <w:lang w:eastAsia="fr-FR"/>
    </w:rPr>
  </w:style>
  <w:style w:type="paragraph" w:styleId="BodyText">
    <w:name w:val="Body Text"/>
    <w:basedOn w:val="Normal"/>
    <w:link w:val="BodyTextChar"/>
    <w:uiPriority w:val="99"/>
    <w:semiHidden/>
    <w:unhideWhenUsed/>
    <w:rsid w:val="0067767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7767E"/>
  </w:style>
  <w:style w:type="character" w:customStyle="1" w:styleId="Heading2Char">
    <w:name w:val="Heading 2 Char"/>
    <w:aliases w:val="Heading 2-A.1sub Char,h2 Char,GE Heading Level 2 Char,DMT Heading 2 Char,H2 Char,Heading 2 Char1 Char Char,Heading 2N Char,2 Char,sub-sect Char,dd heading 2 Char,dh2 Char,A Char,Main Heading Char,Heading 2subnumbered Char,PARA2 Char"/>
    <w:basedOn w:val="DefaultParagraphFont"/>
    <w:link w:val="Heading2"/>
    <w:uiPriority w:val="99"/>
    <w:rsid w:val="00E71D84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6B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eading 2-A.1sub,h2,GE Heading Level 2,DMT Heading 2,H2,Heading 2 Char1 Char,Heading 2N,2,sub-sect,dd heading 2,dh2,A,Main Heading,Heading 2subnumbered,PARA2,PARA21,PARA22,PARA23,PARA24,PARA25,PARA26,PARA27,PARA28,PARA29,PARA211,PARA221,l2"/>
    <w:basedOn w:val="Normal"/>
    <w:next w:val="Normal"/>
    <w:link w:val="Heading2Char"/>
    <w:autoRedefine/>
    <w:uiPriority w:val="99"/>
    <w:unhideWhenUsed/>
    <w:qFormat/>
    <w:rsid w:val="00E71D84"/>
    <w:pPr>
      <w:pBdr>
        <w:bottom w:val="double" w:sz="4" w:space="1" w:color="auto"/>
      </w:pBdr>
      <w:spacing w:before="200" w:after="0"/>
      <w:contextualSpacing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BCC"/>
    <w:pPr>
      <w:ind w:left="720"/>
      <w:contextualSpacing/>
    </w:pPr>
  </w:style>
  <w:style w:type="paragraph" w:styleId="Header">
    <w:name w:val="header"/>
    <w:aliases w:val="ho,header odd,Alt Header,Heading 11,h,index"/>
    <w:basedOn w:val="Normal"/>
    <w:link w:val="HeaderChar"/>
    <w:unhideWhenUsed/>
    <w:rsid w:val="00F06B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aliases w:val="ho Char,header odd Char,Alt Header Char,Heading 11 Char,h Char,index Char"/>
    <w:basedOn w:val="DefaultParagraphFont"/>
    <w:link w:val="Header"/>
    <w:rsid w:val="00F06BCC"/>
  </w:style>
  <w:style w:type="paragraph" w:styleId="Footer">
    <w:name w:val="footer"/>
    <w:basedOn w:val="Normal"/>
    <w:link w:val="FooterChar"/>
    <w:unhideWhenUsed/>
    <w:rsid w:val="00F06B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F06BCC"/>
  </w:style>
  <w:style w:type="character" w:customStyle="1" w:styleId="Heading1Char">
    <w:name w:val="Heading 1 Char"/>
    <w:basedOn w:val="DefaultParagraphFont"/>
    <w:link w:val="Heading1"/>
    <w:uiPriority w:val="9"/>
    <w:rsid w:val="00F06B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06BC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6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BCC"/>
    <w:rPr>
      <w:rFonts w:ascii="Tahoma" w:hAnsi="Tahoma" w:cs="Tahoma"/>
      <w:sz w:val="16"/>
      <w:szCs w:val="16"/>
    </w:rPr>
  </w:style>
  <w:style w:type="paragraph" w:customStyle="1" w:styleId="Garde1">
    <w:name w:val="Garde 1"/>
    <w:basedOn w:val="Normal"/>
    <w:rsid w:val="0067767E"/>
    <w:pPr>
      <w:tabs>
        <w:tab w:val="left" w:pos="1552"/>
      </w:tabs>
      <w:spacing w:after="0" w:line="240" w:lineRule="auto"/>
      <w:ind w:right="2409"/>
      <w:jc w:val="center"/>
    </w:pPr>
    <w:rPr>
      <w:rFonts w:ascii="Arial" w:eastAsia="Times New Roman" w:hAnsi="Arial" w:cs="Times New Roman"/>
      <w:b/>
      <w:i/>
      <w:sz w:val="44"/>
      <w:szCs w:val="20"/>
      <w:lang w:eastAsia="fr-FR"/>
    </w:rPr>
  </w:style>
  <w:style w:type="paragraph" w:styleId="TOC1">
    <w:name w:val="toc 1"/>
    <w:basedOn w:val="Normal"/>
    <w:next w:val="Normal"/>
    <w:autoRedefine/>
    <w:uiPriority w:val="39"/>
    <w:rsid w:val="0067767E"/>
    <w:pPr>
      <w:tabs>
        <w:tab w:val="left" w:pos="440"/>
        <w:tab w:val="right" w:leader="dot" w:pos="9345"/>
      </w:tabs>
      <w:spacing w:after="0" w:line="240" w:lineRule="auto"/>
      <w:jc w:val="both"/>
    </w:pPr>
    <w:rPr>
      <w:rFonts w:ascii="Calibri" w:eastAsia="Times New Roman" w:hAnsi="Calibri" w:cs="Calibri"/>
      <w:b/>
      <w:noProof/>
      <w:color w:val="000080"/>
      <w:szCs w:val="20"/>
      <w:lang w:eastAsia="fr-FR"/>
    </w:rPr>
  </w:style>
  <w:style w:type="paragraph" w:styleId="TOC2">
    <w:name w:val="toc 2"/>
    <w:basedOn w:val="Normal"/>
    <w:next w:val="Normal"/>
    <w:autoRedefine/>
    <w:uiPriority w:val="39"/>
    <w:rsid w:val="0067767E"/>
    <w:pPr>
      <w:tabs>
        <w:tab w:val="left" w:pos="880"/>
        <w:tab w:val="right" w:leader="dot" w:pos="9345"/>
      </w:tabs>
      <w:spacing w:after="0" w:line="240" w:lineRule="auto"/>
      <w:ind w:left="220"/>
      <w:jc w:val="both"/>
    </w:pPr>
    <w:rPr>
      <w:rFonts w:ascii="Calibri" w:eastAsia="Times New Roman" w:hAnsi="Calibri" w:cs="Calibri"/>
      <w:b/>
      <w:noProof/>
      <w:color w:val="000080"/>
      <w:szCs w:val="20"/>
      <w:lang w:eastAsia="fr-FR"/>
    </w:rPr>
  </w:style>
  <w:style w:type="character" w:styleId="PageNumber">
    <w:name w:val="page number"/>
    <w:basedOn w:val="DefaultParagraphFont"/>
    <w:rsid w:val="0067767E"/>
  </w:style>
  <w:style w:type="paragraph" w:customStyle="1" w:styleId="tableauTitre">
    <w:name w:val="tableau Titre"/>
    <w:basedOn w:val="Normal"/>
    <w:next w:val="BodyText"/>
    <w:rsid w:val="0067767E"/>
    <w:pPr>
      <w:pBdr>
        <w:top w:val="single" w:sz="4" w:space="1" w:color="000080" w:shadow="1"/>
        <w:left w:val="single" w:sz="4" w:space="6" w:color="000080" w:shadow="1"/>
        <w:bottom w:val="single" w:sz="4" w:space="1" w:color="000080" w:shadow="1"/>
        <w:right w:val="single" w:sz="4" w:space="12" w:color="000080" w:shadow="1"/>
      </w:pBdr>
      <w:shd w:val="clear" w:color="auto" w:fill="000080"/>
      <w:spacing w:before="120" w:after="120" w:line="240" w:lineRule="auto"/>
      <w:ind w:right="284"/>
      <w:jc w:val="center"/>
    </w:pPr>
    <w:rPr>
      <w:rFonts w:ascii="Verdana" w:eastAsia="Times New Roman" w:hAnsi="Verdana" w:cs="Times New Roman"/>
      <w:b/>
      <w:sz w:val="24"/>
      <w:szCs w:val="20"/>
      <w:lang w:eastAsia="fr-FR"/>
    </w:rPr>
  </w:style>
  <w:style w:type="paragraph" w:styleId="BodyText3">
    <w:name w:val="Body Text 3"/>
    <w:basedOn w:val="Normal"/>
    <w:link w:val="BodyText3Char"/>
    <w:rsid w:val="0067767E"/>
    <w:pPr>
      <w:spacing w:after="0" w:line="240" w:lineRule="auto"/>
      <w:jc w:val="right"/>
    </w:pPr>
    <w:rPr>
      <w:rFonts w:ascii="Tahoma" w:eastAsia="Times New Roman" w:hAnsi="Tahoma" w:cs="Times New Roman"/>
      <w:b/>
      <w:color w:val="000080"/>
      <w:sz w:val="52"/>
      <w:szCs w:val="20"/>
      <w:lang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BodyText3Char">
    <w:name w:val="Body Text 3 Char"/>
    <w:basedOn w:val="DefaultParagraphFont"/>
    <w:link w:val="BodyText3"/>
    <w:rsid w:val="0067767E"/>
    <w:rPr>
      <w:rFonts w:ascii="Tahoma" w:eastAsia="Times New Roman" w:hAnsi="Tahoma" w:cs="Times New Roman"/>
      <w:b/>
      <w:color w:val="000080"/>
      <w:sz w:val="52"/>
      <w:szCs w:val="20"/>
      <w:lang w:eastAsia="fr-F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ommentText">
    <w:name w:val="annotation text"/>
    <w:basedOn w:val="Normal"/>
    <w:link w:val="CommentTextChar"/>
    <w:uiPriority w:val="99"/>
    <w:unhideWhenUsed/>
    <w:rsid w:val="0067767E"/>
    <w:pPr>
      <w:spacing w:after="0" w:line="240" w:lineRule="auto"/>
      <w:jc w:val="both"/>
    </w:pPr>
    <w:rPr>
      <w:rFonts w:ascii="Arial" w:eastAsia="Times New Roman" w:hAnsi="Arial" w:cs="Times New Roman"/>
      <w:sz w:val="20"/>
      <w:szCs w:val="20"/>
      <w:lang w:eastAsia="fr-FR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7767E"/>
    <w:rPr>
      <w:rFonts w:ascii="Arial" w:eastAsia="Times New Roman" w:hAnsi="Arial" w:cs="Times New Roman"/>
      <w:sz w:val="20"/>
      <w:szCs w:val="20"/>
      <w:lang w:eastAsia="fr-FR"/>
    </w:rPr>
  </w:style>
  <w:style w:type="paragraph" w:styleId="BodyText">
    <w:name w:val="Body Text"/>
    <w:basedOn w:val="Normal"/>
    <w:link w:val="BodyTextChar"/>
    <w:uiPriority w:val="99"/>
    <w:semiHidden/>
    <w:unhideWhenUsed/>
    <w:rsid w:val="0067767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7767E"/>
  </w:style>
  <w:style w:type="character" w:customStyle="1" w:styleId="Heading2Char">
    <w:name w:val="Heading 2 Char"/>
    <w:aliases w:val="Heading 2-A.1sub Char,h2 Char,GE Heading Level 2 Char,DMT Heading 2 Char,H2 Char,Heading 2 Char1 Char Char,Heading 2N Char,2 Char,sub-sect Char,dd heading 2 Char,dh2 Char,A Char,Main Heading Char,Heading 2subnumbered Char,PARA2 Char"/>
    <w:basedOn w:val="DefaultParagraphFont"/>
    <w:link w:val="Heading2"/>
    <w:uiPriority w:val="99"/>
    <w:rsid w:val="00E71D84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://www.yesser.gov.sa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hyperlink" Target="http://www.yesser.gov.sa" TargetMode="External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2.png"/><Relationship Id="rId20" Type="http://schemas.openxmlformats.org/officeDocument/2006/relationships/hyperlink" Target="http://www.yesser.gov.sa" TargetMode="External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gif"/><Relationship Id="rId23" Type="http://schemas.openxmlformats.org/officeDocument/2006/relationships/image" Target="media/image8.png"/><Relationship Id="rId28" Type="http://schemas.openxmlformats.org/officeDocument/2006/relationships/hyperlink" Target="http://www.yesser.gov.sa" TargetMode="External"/><Relationship Id="rId36" Type="http://schemas.openxmlformats.org/officeDocument/2006/relationships/image" Target="media/image18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wmf"/><Relationship Id="rId22" Type="http://schemas.openxmlformats.org/officeDocument/2006/relationships/image" Target="media/image7.png"/><Relationship Id="rId27" Type="http://schemas.openxmlformats.org/officeDocument/2006/relationships/hyperlink" Target="http://www.yesser.gov.sa" TargetMode="External"/><Relationship Id="rId30" Type="http://schemas.openxmlformats.org/officeDocument/2006/relationships/hyperlink" Target="http://www.yesser.gov.sa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8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://www.yesser.gov.sa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003F03323C73744BAACC46E47921C6C8" ma:contentTypeVersion="2" ma:contentTypeDescription="إنشاء مستند جديد." ma:contentTypeScope="" ma:versionID="d75bfeb99d9d6c2cb04a693494d09b20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116f0d7216d82af276dfdd8d3770fec4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جدولة تاريخ البدء" ma:internalName="PublishingStartDate">
      <xsd:simpleType>
        <xsd:restriction base="dms:Unknown"/>
      </xsd:simpleType>
    </xsd:element>
    <xsd:element name="PublishingExpirationDate" ma:index="9" nillable="true" ma:displayName="جدولة تاريخ الانتهاء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المحتوى"/>
        <xsd:element ref="dc:title" minOccurs="0" maxOccurs="1" ma:index="4" ma:displayName="ال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9323FC-D359-413E-850F-B69C64C1647C}"/>
</file>

<file path=customXml/itemProps2.xml><?xml version="1.0" encoding="utf-8"?>
<ds:datastoreItem xmlns:ds="http://schemas.openxmlformats.org/officeDocument/2006/customXml" ds:itemID="{3C970774-5B6A-4752-85D6-8E0A4491BFD0}"/>
</file>

<file path=customXml/itemProps3.xml><?xml version="1.0" encoding="utf-8"?>
<ds:datastoreItem xmlns:ds="http://schemas.openxmlformats.org/officeDocument/2006/customXml" ds:itemID="{069323FC-D359-413E-850F-B69C64C164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0C0B6FA-07DE-4B48-A3C5-C9A965C7C50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Mohmoud A. Abboushi</dc:creator>
  <cp:lastModifiedBy>Adel M. Asiri</cp:lastModifiedBy>
  <cp:revision>2</cp:revision>
  <dcterms:created xsi:type="dcterms:W3CDTF">2014-12-28T09:40:00Z</dcterms:created>
  <dcterms:modified xsi:type="dcterms:W3CDTF">2014-12-28T09:40:00Z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0x010100003F03323C73744BAACC46E47921C6C8</vt:lpwstr>
  </property>
  <property fmtid="{D5CDD505-2E9C-101B-9397-08002B2CF9AE}" pid="3" name="_dlc_DocIdItemGuid">
    <vt:lpwstr>d1112045-fab4-4d3a-845c-6f1bd63bfb27</vt:lpwstr>
  </property>
</Properties>
</file>